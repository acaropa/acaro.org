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81D4" w14:textId="77777777" w:rsidR="00FC551F" w:rsidRPr="00A67C5C" w:rsidRDefault="00B27479" w:rsidP="00FC551F">
      <w:pPr>
        <w:pStyle w:val="Textoindependiente"/>
        <w:spacing w:after="0" w:line="288" w:lineRule="auto"/>
        <w:jc w:val="center"/>
        <w:rPr>
          <w:rFonts w:ascii="Arial Narrow" w:hAnsi="Arial Narrow" w:cs="Arial"/>
          <w:b/>
          <w:sz w:val="24"/>
          <w:szCs w:val="24"/>
          <w:lang w:val="es-PA"/>
        </w:rPr>
      </w:pPr>
      <w:r w:rsidRPr="00A67C5C">
        <w:rPr>
          <w:rFonts w:ascii="Arial Narrow" w:hAnsi="Arial Narrow" w:cs="Arial"/>
          <w:b/>
          <w:sz w:val="24"/>
          <w:szCs w:val="24"/>
          <w:lang w:val="pt-PT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C551F" w:rsidRPr="00A67C5C">
        <w:rPr>
          <w:rFonts w:ascii="Arial Narrow" w:hAnsi="Arial Narrow" w:cs="Arial"/>
          <w:b/>
          <w:sz w:val="24"/>
          <w:szCs w:val="24"/>
          <w:lang w:val="es-PA"/>
        </w:rPr>
        <w:t>CONTRATO DE CONSULTORIA</w:t>
      </w:r>
      <w:r w:rsidR="00FC551F" w:rsidRPr="00A67C5C" w:rsidDel="00D82022">
        <w:rPr>
          <w:rFonts w:ascii="Arial Narrow" w:hAnsi="Arial Narrow" w:cs="Arial"/>
          <w:b/>
          <w:sz w:val="24"/>
          <w:szCs w:val="24"/>
          <w:lang w:val="es-PA"/>
        </w:rPr>
        <w:t xml:space="preserve"> </w:t>
      </w:r>
    </w:p>
    <w:p w14:paraId="0DD08F31" w14:textId="77777777" w:rsidR="00FC551F" w:rsidRPr="00A67C5C" w:rsidRDefault="00FC551F" w:rsidP="00E81ACF">
      <w:pPr>
        <w:pStyle w:val="Textoindependiente"/>
        <w:spacing w:after="0" w:line="288" w:lineRule="auto"/>
        <w:jc w:val="center"/>
        <w:rPr>
          <w:rFonts w:ascii="Arial Narrow" w:hAnsi="Arial Narrow" w:cs="Arial"/>
          <w:b/>
          <w:sz w:val="24"/>
          <w:szCs w:val="24"/>
          <w:lang w:val="es-PA"/>
        </w:rPr>
      </w:pPr>
      <w:r w:rsidRPr="00A67C5C">
        <w:rPr>
          <w:rFonts w:ascii="Arial Narrow" w:hAnsi="Arial Narrow" w:cs="Arial"/>
          <w:b/>
          <w:sz w:val="24"/>
          <w:szCs w:val="24"/>
          <w:lang w:val="es-PA"/>
        </w:rPr>
        <w:t>No. FN-</w:t>
      </w:r>
      <w:r w:rsidR="008D6A07">
        <w:rPr>
          <w:rFonts w:ascii="Arial Narrow" w:hAnsi="Arial Narrow" w:cs="Arial"/>
          <w:b/>
          <w:sz w:val="24"/>
          <w:szCs w:val="24"/>
          <w:lang w:val="es-PA"/>
        </w:rPr>
        <w:t>XXXX</w:t>
      </w:r>
      <w:r w:rsidR="00F870E3" w:rsidRPr="00A67C5C">
        <w:rPr>
          <w:rFonts w:ascii="Arial Narrow" w:hAnsi="Arial Narrow" w:cs="Arial"/>
          <w:b/>
          <w:sz w:val="24"/>
          <w:szCs w:val="24"/>
          <w:lang w:val="es-PA"/>
        </w:rPr>
        <w:t>-202</w:t>
      </w:r>
      <w:r w:rsidR="00D96E1C" w:rsidRPr="00A67C5C">
        <w:rPr>
          <w:rFonts w:ascii="Arial Narrow" w:hAnsi="Arial Narrow" w:cs="Arial"/>
          <w:b/>
          <w:sz w:val="24"/>
          <w:szCs w:val="24"/>
          <w:lang w:val="es-PA"/>
        </w:rPr>
        <w:t>6</w:t>
      </w:r>
    </w:p>
    <w:p w14:paraId="1511F0DE" w14:textId="77777777" w:rsidR="005905CA" w:rsidRPr="00A67C5C" w:rsidRDefault="00FC551F" w:rsidP="00D47B32">
      <w:pPr>
        <w:pStyle w:val="paragraph"/>
        <w:spacing w:after="0"/>
        <w:jc w:val="center"/>
        <w:textAlignment w:val="baseline"/>
        <w:rPr>
          <w:rFonts w:ascii="Arial Narrow" w:hAnsi="Arial Narrow" w:cs="Arial"/>
          <w:b/>
        </w:rPr>
      </w:pPr>
      <w:r w:rsidRPr="00A67C5C">
        <w:rPr>
          <w:rFonts w:ascii="Arial Narrow" w:hAnsi="Arial Narrow" w:cs="Arial"/>
          <w:b/>
        </w:rPr>
        <w:t xml:space="preserve">PARA REALIZAR </w:t>
      </w:r>
      <w:r w:rsidR="00BD43A9" w:rsidRPr="00A67C5C">
        <w:rPr>
          <w:rFonts w:ascii="Arial Narrow" w:hAnsi="Arial Narrow" w:cs="Arial"/>
          <w:b/>
        </w:rPr>
        <w:t xml:space="preserve">LOS SERVICIOS DE </w:t>
      </w:r>
      <w:r w:rsidR="00A73D01" w:rsidRPr="00A67C5C">
        <w:rPr>
          <w:rFonts w:ascii="Arial Narrow" w:hAnsi="Arial Narrow" w:cs="Arial"/>
          <w:b/>
        </w:rPr>
        <w:t>“</w:t>
      </w:r>
      <w:r w:rsidR="008D6A07">
        <w:rPr>
          <w:rFonts w:ascii="Arial Narrow" w:hAnsi="Arial Narrow" w:cs="Arial"/>
          <w:b/>
          <w:bCs/>
          <w:lang w:val="es-MX"/>
        </w:rPr>
        <w:t>XXXXXXXXXXXXXXXXXXXXXX</w:t>
      </w:r>
      <w:r w:rsidR="00BD43A9" w:rsidRPr="00A67C5C">
        <w:rPr>
          <w:rFonts w:ascii="Arial Narrow" w:hAnsi="Arial Narrow" w:cs="Arial"/>
          <w:b/>
        </w:rPr>
        <w:t>”</w:t>
      </w:r>
      <w:r w:rsidR="005905CA" w:rsidRPr="00A67C5C">
        <w:rPr>
          <w:rFonts w:ascii="Arial Narrow" w:hAnsi="Arial Narrow" w:cs="Arial"/>
          <w:b/>
        </w:rPr>
        <w:t>.</w:t>
      </w:r>
    </w:p>
    <w:p w14:paraId="6C52329D" w14:textId="77777777" w:rsidR="00CB4337" w:rsidRPr="00A67C5C" w:rsidRDefault="005905CA" w:rsidP="00542065">
      <w:pPr>
        <w:pStyle w:val="paragraph"/>
        <w:spacing w:after="0"/>
        <w:jc w:val="center"/>
        <w:textAlignment w:val="baseline"/>
        <w:rPr>
          <w:rFonts w:ascii="Arial Narrow" w:hAnsi="Arial Narrow" w:cs="Arial"/>
          <w:b/>
        </w:rPr>
      </w:pPr>
      <w:r w:rsidRPr="00A67C5C">
        <w:rPr>
          <w:rFonts w:ascii="Arial Narrow" w:hAnsi="Arial Narrow" w:cs="Arial"/>
          <w:b/>
        </w:rPr>
        <w:t xml:space="preserve">PROYECTO: </w:t>
      </w:r>
      <w:r w:rsidRPr="00A67C5C">
        <w:rPr>
          <w:rFonts w:ascii="Arial Narrow" w:hAnsi="Arial Narrow" w:cs="Arial"/>
          <w:b/>
          <w:bCs/>
        </w:rPr>
        <w:t>“</w:t>
      </w:r>
      <w:r w:rsidR="008D6A07">
        <w:rPr>
          <w:rFonts w:ascii="Arial Narrow" w:hAnsi="Arial Narrow" w:cs="Arial"/>
          <w:b/>
          <w:bCs/>
        </w:rPr>
        <w:t>XXXXXXXXXXXXXX</w:t>
      </w:r>
      <w:r w:rsidRPr="00A67C5C">
        <w:rPr>
          <w:rFonts w:ascii="Arial Narrow" w:hAnsi="Arial Narrow" w:cs="Arial"/>
          <w:b/>
          <w:bCs/>
        </w:rPr>
        <w:t>”</w:t>
      </w:r>
      <w:r w:rsidR="00E65992" w:rsidRPr="00A67C5C">
        <w:rPr>
          <w:rFonts w:ascii="Arial Narrow" w:hAnsi="Arial Narrow" w:cs="Arial"/>
          <w:b/>
          <w:bCs/>
        </w:rPr>
        <w:t>.</w:t>
      </w:r>
      <w:r w:rsidRPr="00A67C5C">
        <w:rPr>
          <w:rFonts w:ascii="Arial Narrow" w:hAnsi="Arial Narrow" w:cs="Arial"/>
          <w:b/>
          <w:u w:val="single"/>
        </w:rPr>
        <w:t xml:space="preserve"> </w:t>
      </w:r>
      <w:r w:rsidR="00DC37C5" w:rsidRPr="00A67C5C">
        <w:rPr>
          <w:rFonts w:ascii="Arial Narrow" w:hAnsi="Arial Narrow" w:cs="Arial"/>
          <w:b/>
          <w:u w:val="single"/>
        </w:rPr>
        <w:t>___</w:t>
      </w:r>
      <w:r w:rsidR="00110248" w:rsidRPr="00A67C5C">
        <w:rPr>
          <w:rFonts w:ascii="Arial Narrow" w:hAnsi="Arial Narrow" w:cs="Arial"/>
          <w:b/>
          <w:u w:val="single"/>
        </w:rPr>
        <w:t>_________________________________________________________________________________________</w:t>
      </w:r>
    </w:p>
    <w:p w14:paraId="286C9331" w14:textId="77777777" w:rsidR="004768FC" w:rsidRPr="00A67C5C" w:rsidRDefault="004768FC" w:rsidP="00701DEF">
      <w:pPr>
        <w:pStyle w:val="Textoindependiente"/>
        <w:spacing w:line="276" w:lineRule="auto"/>
        <w:ind w:left="0" w:right="-234"/>
        <w:jc w:val="center"/>
        <w:rPr>
          <w:rFonts w:ascii="Arial Narrow" w:hAnsi="Arial Narrow" w:cs="Arial"/>
          <w:b/>
          <w:sz w:val="24"/>
          <w:szCs w:val="24"/>
          <w:lang w:val="es-PA"/>
        </w:rPr>
      </w:pPr>
      <w:r w:rsidRPr="00A67C5C">
        <w:rPr>
          <w:rFonts w:ascii="Arial Narrow" w:hAnsi="Arial Narrow" w:cs="Arial"/>
          <w:b/>
          <w:sz w:val="24"/>
          <w:szCs w:val="24"/>
          <w:lang w:val="es-PA"/>
        </w:rPr>
        <w:t>ENTRE LA FUNDACIÓN PARA LA CONSERVACIÓN DE LOS</w:t>
      </w:r>
    </w:p>
    <w:p w14:paraId="685796B1" w14:textId="77777777" w:rsidR="00542065" w:rsidRPr="00A67C5C" w:rsidRDefault="003E1FCD" w:rsidP="00542065">
      <w:pPr>
        <w:pStyle w:val="Textoindependiente"/>
        <w:spacing w:line="276" w:lineRule="auto"/>
        <w:ind w:left="0" w:right="-234"/>
        <w:jc w:val="center"/>
        <w:rPr>
          <w:rFonts w:ascii="Arial Narrow" w:hAnsi="Arial Narrow" w:cs="Arial"/>
          <w:b/>
          <w:sz w:val="24"/>
          <w:szCs w:val="24"/>
          <w:lang w:val="es-PA"/>
        </w:rPr>
      </w:pPr>
      <w:r w:rsidRPr="00A67C5C">
        <w:rPr>
          <w:rFonts w:ascii="Arial Narrow" w:hAnsi="Arial Narrow" w:cs="Arial"/>
          <w:b/>
          <w:sz w:val="24"/>
          <w:szCs w:val="24"/>
          <w:lang w:val="es-PA"/>
        </w:rPr>
        <w:t>RECURSOS NATURALES</w:t>
      </w:r>
      <w:r w:rsidR="00FC551F" w:rsidRPr="00A67C5C">
        <w:rPr>
          <w:rFonts w:ascii="Arial Narrow" w:hAnsi="Arial Narrow" w:cs="Arial"/>
          <w:b/>
          <w:sz w:val="24"/>
          <w:szCs w:val="24"/>
          <w:lang w:val="es-PA"/>
        </w:rPr>
        <w:t xml:space="preserve"> DE PANAM</w:t>
      </w:r>
      <w:r w:rsidR="0001445B" w:rsidRPr="00A67C5C">
        <w:rPr>
          <w:rFonts w:ascii="Arial Narrow" w:hAnsi="Arial Narrow" w:cs="Arial"/>
          <w:b/>
          <w:sz w:val="24"/>
          <w:szCs w:val="24"/>
          <w:lang w:val="es-PA"/>
        </w:rPr>
        <w:t>Á</w:t>
      </w:r>
      <w:r w:rsidR="00FC551F" w:rsidRPr="00A67C5C">
        <w:rPr>
          <w:rFonts w:ascii="Arial Narrow" w:hAnsi="Arial Narrow" w:cs="Arial"/>
          <w:b/>
          <w:sz w:val="24"/>
          <w:szCs w:val="24"/>
          <w:lang w:val="es-PA"/>
        </w:rPr>
        <w:t>,</w:t>
      </w:r>
      <w:r w:rsidRPr="00A67C5C">
        <w:rPr>
          <w:rFonts w:ascii="Arial Narrow" w:hAnsi="Arial Narrow" w:cs="Arial"/>
          <w:b/>
          <w:sz w:val="24"/>
          <w:szCs w:val="24"/>
          <w:lang w:val="es-PA"/>
        </w:rPr>
        <w:t xml:space="preserve"> NATURA</w:t>
      </w:r>
      <w:r w:rsidR="00FC551F" w:rsidRPr="00A67C5C">
        <w:rPr>
          <w:rFonts w:ascii="Arial Narrow" w:hAnsi="Arial Narrow" w:cs="Arial"/>
          <w:b/>
          <w:sz w:val="24"/>
          <w:szCs w:val="24"/>
          <w:lang w:val="es-PA"/>
        </w:rPr>
        <w:t xml:space="preserve"> </w:t>
      </w:r>
      <w:r w:rsidR="002919DD" w:rsidRPr="00A67C5C">
        <w:rPr>
          <w:rFonts w:ascii="Arial Narrow" w:hAnsi="Arial Narrow" w:cs="Arial"/>
          <w:b/>
          <w:sz w:val="24"/>
          <w:szCs w:val="24"/>
          <w:lang w:val="es-PA"/>
        </w:rPr>
        <w:t>Y</w:t>
      </w:r>
      <w:r w:rsidR="00D47B32" w:rsidRPr="00A67C5C">
        <w:rPr>
          <w:rFonts w:ascii="Arial Narrow" w:hAnsi="Arial Narrow" w:cs="Arial"/>
          <w:b/>
          <w:sz w:val="24"/>
          <w:szCs w:val="24"/>
          <w:lang w:val="es-PA"/>
        </w:rPr>
        <w:t xml:space="preserve"> </w:t>
      </w:r>
      <w:r w:rsidR="008D6A07">
        <w:rPr>
          <w:rFonts w:ascii="Arial Narrow" w:hAnsi="Arial Narrow" w:cs="Arial"/>
          <w:b/>
          <w:sz w:val="24"/>
          <w:szCs w:val="24"/>
          <w:lang w:val="es-PA"/>
        </w:rPr>
        <w:t>XXXXXXXXXXXXXXX</w:t>
      </w:r>
    </w:p>
    <w:p w14:paraId="033CE09E" w14:textId="77777777" w:rsidR="00361FCB" w:rsidRPr="00A67C5C" w:rsidRDefault="001E3E7F" w:rsidP="001E3E7F">
      <w:pPr>
        <w:pStyle w:val="Textoindependiente"/>
        <w:spacing w:line="276" w:lineRule="auto"/>
        <w:ind w:left="0" w:right="-120"/>
        <w:jc w:val="center"/>
        <w:rPr>
          <w:rFonts w:ascii="Arial Narrow" w:hAnsi="Arial Narrow" w:cs="Arial"/>
          <w:sz w:val="24"/>
          <w:szCs w:val="24"/>
          <w:u w:val="single"/>
        </w:rPr>
      </w:pPr>
      <w:r w:rsidRPr="00A67C5C">
        <w:rPr>
          <w:rFonts w:ascii="Arial Narrow" w:hAnsi="Arial Narrow" w:cs="Arial"/>
          <w:sz w:val="24"/>
          <w:szCs w:val="24"/>
        </w:rPr>
        <w:t xml:space="preserve"> </w:t>
      </w:r>
      <w:r w:rsidR="00110248" w:rsidRPr="00A67C5C">
        <w:rPr>
          <w:rFonts w:ascii="Arial Narrow" w:hAnsi="Arial Narrow" w:cs="Arial"/>
          <w:sz w:val="24"/>
          <w:szCs w:val="24"/>
          <w:u w:val="single"/>
        </w:rPr>
        <w:t>____________________________________________________________________________________________</w:t>
      </w:r>
      <w:r w:rsidR="0059048A" w:rsidRPr="00A67C5C">
        <w:rPr>
          <w:rFonts w:ascii="Arial Narrow" w:hAnsi="Arial Narrow" w:cs="Arial"/>
          <w:sz w:val="24"/>
          <w:szCs w:val="24"/>
          <w:u w:val="single"/>
        </w:rPr>
        <w:t>_</w:t>
      </w:r>
    </w:p>
    <w:p w14:paraId="5181B87B" w14:textId="77777777" w:rsidR="00141A71" w:rsidRPr="00A67C5C" w:rsidRDefault="00361FCB" w:rsidP="00744A45">
      <w:pPr>
        <w:spacing w:after="0"/>
        <w:ind w:right="21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Entre los suscritos a saber: </w:t>
      </w:r>
      <w:r w:rsidR="00F72D24" w:rsidRPr="00A67C5C">
        <w:rPr>
          <w:rFonts w:ascii="Arial Narrow" w:hAnsi="Arial Narrow" w:cs="Arial"/>
          <w:b/>
          <w:bCs/>
          <w:sz w:val="24"/>
          <w:szCs w:val="24"/>
        </w:rPr>
        <w:t>C</w:t>
      </w:r>
      <w:r w:rsidR="00680D11" w:rsidRPr="00A67C5C">
        <w:rPr>
          <w:rFonts w:ascii="Arial Narrow" w:hAnsi="Arial Narrow" w:cs="Arial"/>
          <w:b/>
          <w:bCs/>
          <w:sz w:val="24"/>
          <w:szCs w:val="24"/>
        </w:rPr>
        <w:t>arla</w:t>
      </w:r>
      <w:r w:rsidR="00F72D24" w:rsidRPr="00A67C5C">
        <w:rPr>
          <w:rFonts w:ascii="Arial Narrow" w:hAnsi="Arial Narrow" w:cs="Arial"/>
          <w:b/>
          <w:bCs/>
          <w:sz w:val="24"/>
          <w:szCs w:val="24"/>
        </w:rPr>
        <w:t xml:space="preserve"> M</w:t>
      </w:r>
      <w:r w:rsidR="00680D11" w:rsidRPr="00A67C5C">
        <w:rPr>
          <w:rFonts w:ascii="Arial Narrow" w:hAnsi="Arial Narrow" w:cs="Arial"/>
          <w:b/>
          <w:bCs/>
          <w:sz w:val="24"/>
          <w:szCs w:val="24"/>
        </w:rPr>
        <w:t>aría</w:t>
      </w:r>
      <w:r w:rsidR="00F72D24" w:rsidRPr="00A67C5C">
        <w:rPr>
          <w:rFonts w:ascii="Arial Narrow" w:hAnsi="Arial Narrow" w:cs="Arial"/>
          <w:b/>
          <w:bCs/>
          <w:sz w:val="24"/>
          <w:szCs w:val="24"/>
        </w:rPr>
        <w:t xml:space="preserve"> López </w:t>
      </w:r>
      <w:proofErr w:type="spellStart"/>
      <w:r w:rsidR="00F72D24" w:rsidRPr="00A67C5C">
        <w:rPr>
          <w:rFonts w:ascii="Arial Narrow" w:hAnsi="Arial Narrow" w:cs="Arial"/>
          <w:b/>
          <w:bCs/>
          <w:sz w:val="24"/>
          <w:szCs w:val="24"/>
        </w:rPr>
        <w:t>Abello</w:t>
      </w:r>
      <w:proofErr w:type="spellEnd"/>
      <w:r w:rsidR="00F72D24" w:rsidRPr="00A67C5C">
        <w:rPr>
          <w:rFonts w:ascii="Arial Narrow" w:hAnsi="Arial Narrow" w:cs="Arial"/>
          <w:sz w:val="24"/>
          <w:szCs w:val="24"/>
        </w:rPr>
        <w:t xml:space="preserve">, mujer, panameña, mayor de edad, portador de la cédula de identidad personal número ocho-cuatrocientos setenta y seis-doscientos ochenta y seis (No.8-476-286), en su calidad de </w:t>
      </w:r>
      <w:r w:rsidR="00F72D24" w:rsidRPr="00A67C5C">
        <w:rPr>
          <w:rFonts w:ascii="Arial Narrow" w:hAnsi="Arial Narrow" w:cs="Arial"/>
          <w:b/>
          <w:bCs/>
          <w:sz w:val="24"/>
          <w:szCs w:val="24"/>
        </w:rPr>
        <w:t>Presidente de la Junta de Síndicos</w:t>
      </w:r>
      <w:r w:rsidR="00F72D24" w:rsidRPr="00A67C5C">
        <w:rPr>
          <w:rFonts w:ascii="Arial Narrow" w:hAnsi="Arial Narrow" w:cs="Arial"/>
          <w:sz w:val="24"/>
          <w:szCs w:val="24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 xml:space="preserve">de la </w:t>
      </w:r>
      <w:r w:rsidRPr="00A67C5C">
        <w:rPr>
          <w:rFonts w:ascii="Arial Narrow" w:hAnsi="Arial Narrow" w:cs="Arial"/>
          <w:b/>
          <w:sz w:val="24"/>
          <w:szCs w:val="24"/>
        </w:rPr>
        <w:t>FUNDACIÓN PARA LA CONSERVACIÓN DE LOS RECURSOS NATURALES, NATURA</w:t>
      </w:r>
      <w:r w:rsidRPr="00A67C5C">
        <w:rPr>
          <w:rFonts w:ascii="Arial Narrow" w:hAnsi="Arial Narrow" w:cs="Arial"/>
          <w:sz w:val="24"/>
          <w:szCs w:val="24"/>
        </w:rPr>
        <w:t xml:space="preserve">, </w:t>
      </w:r>
      <w:bookmarkStart w:id="0" w:name="_Hlk215473411"/>
      <w:r w:rsidR="006829CA" w:rsidRPr="00A67C5C">
        <w:rPr>
          <w:rFonts w:ascii="Arial Narrow" w:hAnsi="Arial Narrow" w:cs="Arial"/>
          <w:sz w:val="24"/>
          <w:szCs w:val="24"/>
        </w:rPr>
        <w:t>organización panameña sin fines de lucro, debidamente inscrita en la Ficha C-007259, Rollo 1857, Imagen 0002, Sección de Personas Comunes, del Registro Público de Panamá, con oficinas ubicadas en Llanos de Curundú, No. 1992 AB, Corregimiento de Ancón, Distrito y Ciudad de Panamá</w:t>
      </w:r>
      <w:bookmarkEnd w:id="0"/>
      <w:r w:rsidRPr="00A67C5C">
        <w:rPr>
          <w:rFonts w:ascii="Arial Narrow" w:hAnsi="Arial Narrow" w:cs="Arial"/>
          <w:sz w:val="24"/>
          <w:szCs w:val="24"/>
        </w:rPr>
        <w:t xml:space="preserve">, que en adelante se denominará </w:t>
      </w:r>
      <w:r w:rsidRPr="00A67C5C">
        <w:rPr>
          <w:rFonts w:ascii="Arial Narrow" w:hAnsi="Arial Narrow" w:cs="Arial"/>
          <w:b/>
          <w:sz w:val="24"/>
          <w:szCs w:val="24"/>
        </w:rPr>
        <w:t>LA CONTRATANTE,</w:t>
      </w:r>
      <w:r w:rsidRPr="00A67C5C">
        <w:rPr>
          <w:rFonts w:ascii="Arial Narrow" w:hAnsi="Arial Narrow" w:cs="Arial"/>
          <w:sz w:val="24"/>
          <w:szCs w:val="24"/>
        </w:rPr>
        <w:t xml:space="preserve"> por una parte; y, por la otra, </w:t>
      </w:r>
      <w:r w:rsidR="008D6A07">
        <w:rPr>
          <w:rFonts w:ascii="Arial Narrow" w:hAnsi="Arial Narrow" w:cs="Arial"/>
          <w:b/>
          <w:sz w:val="24"/>
          <w:szCs w:val="24"/>
        </w:rPr>
        <w:t>XXXXXXXXXXXXXXXXXXX</w:t>
      </w:r>
      <w:r w:rsidR="00A73D01" w:rsidRPr="00A67C5C">
        <w:rPr>
          <w:rFonts w:ascii="Arial Narrow" w:hAnsi="Arial Narrow" w:cs="Arial"/>
          <w:b/>
          <w:bCs/>
          <w:sz w:val="24"/>
          <w:szCs w:val="24"/>
        </w:rPr>
        <w:t>,</w:t>
      </w:r>
      <w:r w:rsidR="00A73D01" w:rsidRPr="00A67C5C">
        <w:rPr>
          <w:rFonts w:ascii="Arial Narrow" w:hAnsi="Arial Narrow" w:cs="Arial"/>
          <w:sz w:val="24"/>
          <w:szCs w:val="24"/>
        </w:rPr>
        <w:t xml:space="preserve"> </w:t>
      </w:r>
      <w:r w:rsidR="003B5221" w:rsidRPr="00A67C5C">
        <w:rPr>
          <w:rFonts w:ascii="Arial Narrow" w:hAnsi="Arial Narrow" w:cs="Arial"/>
          <w:sz w:val="24"/>
          <w:szCs w:val="24"/>
        </w:rPr>
        <w:t>varón</w:t>
      </w:r>
      <w:r w:rsidR="00A73D01" w:rsidRPr="00A67C5C">
        <w:rPr>
          <w:rFonts w:ascii="Arial Narrow" w:hAnsi="Arial Narrow" w:cs="Arial"/>
          <w:sz w:val="24"/>
          <w:szCs w:val="24"/>
        </w:rPr>
        <w:t xml:space="preserve">, </w:t>
      </w:r>
      <w:r w:rsidR="00143F6A" w:rsidRPr="00A67C5C">
        <w:rPr>
          <w:rFonts w:ascii="Arial Narrow" w:hAnsi="Arial Narrow" w:cs="Arial"/>
          <w:sz w:val="24"/>
          <w:szCs w:val="24"/>
        </w:rPr>
        <w:t>panameñ</w:t>
      </w:r>
      <w:r w:rsidR="003B5221" w:rsidRPr="00A67C5C">
        <w:rPr>
          <w:rFonts w:ascii="Arial Narrow" w:hAnsi="Arial Narrow" w:cs="Arial"/>
          <w:sz w:val="24"/>
          <w:szCs w:val="24"/>
        </w:rPr>
        <w:t>o</w:t>
      </w:r>
      <w:r w:rsidR="00A73D01" w:rsidRPr="00A67C5C">
        <w:rPr>
          <w:rFonts w:ascii="Arial Narrow" w:hAnsi="Arial Narrow" w:cs="Arial"/>
          <w:sz w:val="24"/>
          <w:szCs w:val="24"/>
        </w:rPr>
        <w:t xml:space="preserve">, mayor de edad, con cédula de identidad personal número: </w:t>
      </w:r>
      <w:r w:rsidR="008D6A07">
        <w:rPr>
          <w:rFonts w:ascii="Arial Narrow" w:hAnsi="Arial Narrow" w:cs="Arial"/>
          <w:sz w:val="24"/>
          <w:szCs w:val="24"/>
        </w:rPr>
        <w:t>XXXXXXXXXXXXX</w:t>
      </w:r>
      <w:r w:rsidR="00A73D01" w:rsidRPr="00A67C5C">
        <w:rPr>
          <w:rFonts w:ascii="Arial Narrow" w:hAnsi="Arial Narrow" w:cs="Arial"/>
          <w:sz w:val="24"/>
          <w:szCs w:val="24"/>
        </w:rPr>
        <w:t xml:space="preserve"> (</w:t>
      </w:r>
      <w:proofErr w:type="spellStart"/>
      <w:r w:rsidR="00A73D01" w:rsidRPr="00A67C5C">
        <w:rPr>
          <w:rFonts w:ascii="Arial Narrow" w:hAnsi="Arial Narrow" w:cs="Arial"/>
          <w:sz w:val="24"/>
          <w:szCs w:val="24"/>
        </w:rPr>
        <w:t>No.</w:t>
      </w:r>
      <w:r w:rsidR="008D6A07">
        <w:rPr>
          <w:rFonts w:ascii="Arial Narrow" w:hAnsi="Arial Narrow" w:cs="Arial"/>
          <w:sz w:val="24"/>
          <w:szCs w:val="24"/>
        </w:rPr>
        <w:t>XXXXXXXXXXX</w:t>
      </w:r>
      <w:proofErr w:type="spellEnd"/>
      <w:r w:rsidR="002D5F6D" w:rsidRPr="00A67C5C">
        <w:rPr>
          <w:rFonts w:ascii="Arial Narrow" w:hAnsi="Arial Narrow" w:cs="Arial"/>
          <w:sz w:val="24"/>
          <w:szCs w:val="24"/>
        </w:rPr>
        <w:t>), quien</w:t>
      </w:r>
      <w:r w:rsidR="00383D5C" w:rsidRPr="00A67C5C">
        <w:rPr>
          <w:rFonts w:ascii="Arial Narrow" w:hAnsi="Arial Narrow" w:cs="Arial"/>
          <w:sz w:val="24"/>
          <w:szCs w:val="24"/>
        </w:rPr>
        <w:t xml:space="preserve"> en </w:t>
      </w:r>
      <w:r w:rsidRPr="00A67C5C">
        <w:rPr>
          <w:rFonts w:ascii="Arial Narrow" w:hAnsi="Arial Narrow" w:cs="Arial"/>
          <w:sz w:val="24"/>
          <w:szCs w:val="24"/>
        </w:rPr>
        <w:t xml:space="preserve">lo sucesivo se denominará </w:t>
      </w:r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Pr="00A67C5C">
        <w:rPr>
          <w:rFonts w:ascii="Arial Narrow" w:hAnsi="Arial Narrow" w:cs="Arial"/>
          <w:sz w:val="24"/>
          <w:szCs w:val="24"/>
        </w:rPr>
        <w:t xml:space="preserve">, en su conjunto se denominarán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>, han convenido celebrar</w:t>
      </w:r>
      <w:r w:rsidR="00315BAB" w:rsidRPr="00A67C5C">
        <w:rPr>
          <w:rFonts w:ascii="Arial Narrow" w:hAnsi="Arial Narrow" w:cs="Arial"/>
          <w:sz w:val="24"/>
          <w:szCs w:val="24"/>
        </w:rPr>
        <w:t xml:space="preserve"> el presente </w:t>
      </w:r>
      <w:r w:rsidR="0001445B" w:rsidRPr="00A67C5C">
        <w:rPr>
          <w:rFonts w:ascii="Arial Narrow" w:hAnsi="Arial Narrow" w:cs="Arial"/>
          <w:sz w:val="24"/>
          <w:szCs w:val="24"/>
        </w:rPr>
        <w:t>C</w:t>
      </w:r>
      <w:r w:rsidRPr="00A67C5C">
        <w:rPr>
          <w:rFonts w:ascii="Arial Narrow" w:hAnsi="Arial Narrow" w:cs="Arial"/>
          <w:sz w:val="24"/>
          <w:szCs w:val="24"/>
        </w:rPr>
        <w:t xml:space="preserve">ontrato, para la prestación de los servicios de </w:t>
      </w:r>
      <w:r w:rsidRPr="00A67C5C">
        <w:rPr>
          <w:rFonts w:ascii="Arial Narrow" w:hAnsi="Arial Narrow" w:cs="Arial"/>
          <w:b/>
          <w:sz w:val="24"/>
          <w:szCs w:val="24"/>
        </w:rPr>
        <w:t>CONSULTORÍA</w:t>
      </w:r>
      <w:r w:rsidRPr="00A67C5C">
        <w:rPr>
          <w:rFonts w:ascii="Arial Narrow" w:hAnsi="Arial Narrow" w:cs="Arial"/>
          <w:sz w:val="24"/>
          <w:szCs w:val="24"/>
        </w:rPr>
        <w:t>, sujeto a las siguientes,</w:t>
      </w:r>
    </w:p>
    <w:p w14:paraId="788F3188" w14:textId="77777777" w:rsidR="00532A9A" w:rsidRPr="00A67C5C" w:rsidRDefault="00532A9A" w:rsidP="00532A9A">
      <w:pPr>
        <w:spacing w:after="0"/>
        <w:ind w:right="-234"/>
        <w:jc w:val="both"/>
        <w:rPr>
          <w:rFonts w:ascii="Arial Narrow" w:hAnsi="Arial Narrow" w:cs="Arial"/>
          <w:sz w:val="24"/>
          <w:szCs w:val="24"/>
        </w:rPr>
      </w:pPr>
    </w:p>
    <w:p w14:paraId="286C2000" w14:textId="77777777" w:rsidR="00842046" w:rsidRPr="00A67C5C" w:rsidRDefault="00842046" w:rsidP="00701DEF">
      <w:pPr>
        <w:pStyle w:val="Textoindependiente"/>
        <w:spacing w:after="0"/>
        <w:ind w:left="0" w:right="-234" w:hanging="29"/>
        <w:jc w:val="center"/>
        <w:rPr>
          <w:rFonts w:ascii="Arial Narrow" w:hAnsi="Arial Narrow" w:cs="Arial"/>
          <w:b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CLÁUSULAS:</w:t>
      </w:r>
    </w:p>
    <w:p w14:paraId="57146190" w14:textId="77777777" w:rsidR="000A4C5F" w:rsidRPr="00A67C5C" w:rsidRDefault="000A4C5F" w:rsidP="00701DEF">
      <w:pPr>
        <w:pStyle w:val="Textoindependiente"/>
        <w:spacing w:after="0"/>
        <w:ind w:left="0" w:right="-234" w:hanging="29"/>
        <w:jc w:val="center"/>
        <w:rPr>
          <w:rFonts w:ascii="Arial Narrow" w:hAnsi="Arial Narrow" w:cs="Arial"/>
          <w:b/>
          <w:sz w:val="24"/>
          <w:szCs w:val="24"/>
        </w:rPr>
      </w:pPr>
    </w:p>
    <w:p w14:paraId="43EFA8AE" w14:textId="77777777" w:rsidR="00532A9A" w:rsidRPr="00A67C5C" w:rsidRDefault="00532A9A" w:rsidP="00701DEF">
      <w:pPr>
        <w:pStyle w:val="Textoindependiente"/>
        <w:spacing w:after="0"/>
        <w:ind w:left="0" w:right="-234" w:hanging="29"/>
        <w:jc w:val="center"/>
        <w:rPr>
          <w:rFonts w:ascii="Arial Narrow" w:hAnsi="Arial Narrow" w:cs="Arial"/>
          <w:b/>
          <w:sz w:val="24"/>
          <w:szCs w:val="24"/>
        </w:rPr>
      </w:pPr>
    </w:p>
    <w:p w14:paraId="5C26ED1B" w14:textId="77777777" w:rsidR="00ED71DC" w:rsidRPr="00A67C5C" w:rsidRDefault="004469B4" w:rsidP="00476660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PRIMERA. -</w:t>
      </w:r>
      <w:r w:rsidR="00370F13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E549D7" w:rsidRPr="00A67C5C">
        <w:rPr>
          <w:rFonts w:ascii="Arial Narrow" w:hAnsi="Arial Narrow" w:cs="Arial"/>
          <w:b/>
          <w:sz w:val="24"/>
          <w:szCs w:val="24"/>
        </w:rPr>
        <w:t xml:space="preserve">EL OBJETO: </w:t>
      </w:r>
      <w:r w:rsidR="006E646C" w:rsidRPr="00A67C5C">
        <w:rPr>
          <w:rFonts w:ascii="Arial Narrow" w:hAnsi="Arial Narrow" w:cs="Arial"/>
          <w:sz w:val="24"/>
          <w:szCs w:val="24"/>
        </w:rPr>
        <w:t xml:space="preserve">Declara </w:t>
      </w:r>
      <w:r w:rsidR="006E646C" w:rsidRPr="00A67C5C">
        <w:rPr>
          <w:rFonts w:ascii="Arial Narrow" w:hAnsi="Arial Narrow" w:cs="Arial"/>
          <w:b/>
          <w:bCs/>
          <w:sz w:val="24"/>
          <w:szCs w:val="24"/>
        </w:rPr>
        <w:t>LA CONTRATANTE</w:t>
      </w:r>
      <w:r w:rsidR="006E646C" w:rsidRPr="00A67C5C">
        <w:rPr>
          <w:rFonts w:ascii="Arial Narrow" w:hAnsi="Arial Narrow" w:cs="Arial"/>
          <w:sz w:val="24"/>
          <w:szCs w:val="24"/>
        </w:rPr>
        <w:t xml:space="preserve"> que contrata los servicios de </w:t>
      </w:r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="006E646C" w:rsidRPr="00A67C5C">
        <w:rPr>
          <w:rFonts w:ascii="Arial Narrow" w:hAnsi="Arial Narrow" w:cs="Arial"/>
          <w:sz w:val="24"/>
          <w:szCs w:val="24"/>
        </w:rPr>
        <w:t xml:space="preserve"> a fin de que éste último brinde, de conformidad con las Cláusulas del prese</w:t>
      </w:r>
      <w:r w:rsidR="00284DFB" w:rsidRPr="00A67C5C">
        <w:rPr>
          <w:rFonts w:ascii="Arial Narrow" w:hAnsi="Arial Narrow" w:cs="Arial"/>
          <w:sz w:val="24"/>
          <w:szCs w:val="24"/>
        </w:rPr>
        <w:t xml:space="preserve">nte </w:t>
      </w:r>
      <w:r w:rsidR="00C73EAA" w:rsidRPr="00A67C5C">
        <w:rPr>
          <w:rFonts w:ascii="Arial Narrow" w:hAnsi="Arial Narrow" w:cs="Arial"/>
          <w:sz w:val="24"/>
          <w:szCs w:val="24"/>
        </w:rPr>
        <w:t>c</w:t>
      </w:r>
      <w:r w:rsidR="00284DFB" w:rsidRPr="00A67C5C">
        <w:rPr>
          <w:rFonts w:ascii="Arial Narrow" w:hAnsi="Arial Narrow" w:cs="Arial"/>
          <w:sz w:val="24"/>
          <w:szCs w:val="24"/>
        </w:rPr>
        <w:t>ontrato,</w:t>
      </w:r>
      <w:r w:rsidR="00ED71DC" w:rsidRPr="00A67C5C">
        <w:rPr>
          <w:rFonts w:ascii="Arial Narrow" w:hAnsi="Arial Narrow" w:cs="Arial"/>
          <w:sz w:val="24"/>
          <w:szCs w:val="24"/>
        </w:rPr>
        <w:t xml:space="preserve"> sus servicios </w:t>
      </w:r>
      <w:bookmarkStart w:id="1" w:name="_Hlk156809753"/>
      <w:r w:rsidR="001E0F45" w:rsidRPr="00A67C5C">
        <w:rPr>
          <w:rFonts w:ascii="Arial Narrow" w:hAnsi="Arial Narrow" w:cs="Arial"/>
          <w:sz w:val="24"/>
          <w:szCs w:val="24"/>
        </w:rPr>
        <w:t xml:space="preserve">de </w:t>
      </w:r>
      <w:bookmarkStart w:id="2" w:name="_Hlk156818382"/>
      <w:r w:rsidR="00C73EAA" w:rsidRPr="00A67C5C">
        <w:rPr>
          <w:rFonts w:ascii="Arial Narrow" w:hAnsi="Arial Narrow" w:cs="Arial"/>
          <w:sz w:val="24"/>
          <w:szCs w:val="24"/>
        </w:rPr>
        <w:t>c</w:t>
      </w:r>
      <w:r w:rsidR="00A73D01" w:rsidRPr="00A67C5C">
        <w:rPr>
          <w:rFonts w:ascii="Arial Narrow" w:hAnsi="Arial Narrow" w:cs="Arial"/>
          <w:sz w:val="24"/>
          <w:szCs w:val="24"/>
        </w:rPr>
        <w:t xml:space="preserve">onsultoría </w:t>
      </w:r>
      <w:r w:rsidR="002C3C9D" w:rsidRPr="00A67C5C">
        <w:rPr>
          <w:rFonts w:ascii="Arial Narrow" w:hAnsi="Arial Narrow" w:cs="Arial"/>
          <w:sz w:val="24"/>
          <w:szCs w:val="24"/>
        </w:rPr>
        <w:t>como</w:t>
      </w:r>
      <w:r w:rsidR="004C3C4E" w:rsidRPr="00A67C5C">
        <w:rPr>
          <w:rFonts w:ascii="Arial Narrow" w:hAnsi="Arial Narrow" w:cs="Arial"/>
          <w:sz w:val="24"/>
          <w:szCs w:val="24"/>
        </w:rPr>
        <w:t xml:space="preserve"> </w:t>
      </w:r>
      <w:r w:rsidR="001E0F45" w:rsidRPr="00A67C5C">
        <w:rPr>
          <w:rFonts w:ascii="Arial Narrow" w:hAnsi="Arial Narrow" w:cs="Arial"/>
          <w:sz w:val="24"/>
          <w:szCs w:val="24"/>
        </w:rPr>
        <w:t>“</w:t>
      </w:r>
      <w:r w:rsidR="008D6A07">
        <w:rPr>
          <w:rFonts w:ascii="Arial Narrow" w:hAnsi="Arial Narrow" w:cs="Arial"/>
          <w:b/>
          <w:bCs/>
          <w:sz w:val="24"/>
          <w:szCs w:val="24"/>
          <w:lang w:val="es-MX"/>
        </w:rPr>
        <w:t>XXXXXXXXXXXXXXX</w:t>
      </w:r>
      <w:r w:rsidR="00383D5C" w:rsidRPr="00A67C5C">
        <w:rPr>
          <w:rFonts w:ascii="Arial Narrow" w:hAnsi="Arial Narrow" w:cs="Arial"/>
          <w:sz w:val="24"/>
          <w:szCs w:val="24"/>
        </w:rPr>
        <w:t>”</w:t>
      </w:r>
      <w:bookmarkEnd w:id="1"/>
      <w:bookmarkEnd w:id="2"/>
      <w:r w:rsidR="001E0F45" w:rsidRPr="00A67C5C">
        <w:rPr>
          <w:rFonts w:ascii="Arial Narrow" w:hAnsi="Arial Narrow" w:cs="Arial"/>
          <w:sz w:val="24"/>
          <w:szCs w:val="24"/>
        </w:rPr>
        <w:t xml:space="preserve">, </w:t>
      </w:r>
      <w:r w:rsidR="00F64D01" w:rsidRPr="00A67C5C">
        <w:rPr>
          <w:rFonts w:ascii="Arial Narrow" w:hAnsi="Arial Narrow" w:cs="Arial"/>
          <w:sz w:val="24"/>
          <w:szCs w:val="24"/>
        </w:rPr>
        <w:t xml:space="preserve">en adelante, </w:t>
      </w:r>
      <w:r w:rsidR="00F64D01" w:rsidRPr="00A67C5C">
        <w:rPr>
          <w:rFonts w:ascii="Arial Narrow" w:hAnsi="Arial Narrow" w:cs="Arial"/>
          <w:b/>
          <w:sz w:val="24"/>
          <w:szCs w:val="24"/>
        </w:rPr>
        <w:t>LOS SERVICIOS</w:t>
      </w:r>
      <w:r w:rsidR="00482D33" w:rsidRPr="00A67C5C">
        <w:rPr>
          <w:rFonts w:ascii="Arial Narrow" w:hAnsi="Arial Narrow" w:cs="Arial"/>
          <w:sz w:val="24"/>
          <w:szCs w:val="24"/>
        </w:rPr>
        <w:t xml:space="preserve">. </w:t>
      </w:r>
      <w:r w:rsidR="005B1F0A" w:rsidRPr="00A67C5C">
        <w:rPr>
          <w:rFonts w:ascii="Arial Narrow" w:hAnsi="Arial Narrow" w:cs="Arial"/>
          <w:sz w:val="24"/>
          <w:szCs w:val="24"/>
        </w:rPr>
        <w:t xml:space="preserve">Las actividades propias del servicio </w:t>
      </w:r>
      <w:r w:rsidR="00DF35BF" w:rsidRPr="00A67C5C">
        <w:rPr>
          <w:rFonts w:ascii="Arial Narrow" w:hAnsi="Arial Narrow" w:cs="Arial"/>
          <w:sz w:val="24"/>
          <w:szCs w:val="24"/>
        </w:rPr>
        <w:t>contratado</w:t>
      </w:r>
      <w:r w:rsidR="005B1F0A" w:rsidRPr="00A67C5C">
        <w:rPr>
          <w:rFonts w:ascii="Arial Narrow" w:hAnsi="Arial Narrow" w:cs="Arial"/>
          <w:sz w:val="24"/>
          <w:szCs w:val="24"/>
        </w:rPr>
        <w:t xml:space="preserve"> </w:t>
      </w:r>
      <w:r w:rsidR="005B1F0A" w:rsidRPr="00A67C5C">
        <w:rPr>
          <w:rFonts w:ascii="Arial Narrow" w:hAnsi="Arial Narrow" w:cs="Arial"/>
          <w:sz w:val="24"/>
          <w:szCs w:val="24"/>
          <w:lang w:val="es-ES"/>
        </w:rPr>
        <w:t xml:space="preserve">no estarán sujetas a asistencia diaria, ni a horario de trabajo fijo, las mismas </w:t>
      </w:r>
      <w:r w:rsidR="005B1F0A" w:rsidRPr="00A67C5C">
        <w:rPr>
          <w:rFonts w:ascii="Arial Narrow" w:hAnsi="Arial Narrow" w:cs="Arial"/>
          <w:sz w:val="24"/>
          <w:szCs w:val="24"/>
        </w:rPr>
        <w:t>deberán realizarse dentro de las prescripciones éticas y legales que determinan la respectiva disciplina u oficio profesional.</w:t>
      </w:r>
      <w:r w:rsidR="00370F13" w:rsidRPr="00A67C5C">
        <w:rPr>
          <w:rFonts w:ascii="Arial Narrow" w:hAnsi="Arial Narrow" w:cs="Arial"/>
          <w:sz w:val="24"/>
          <w:szCs w:val="24"/>
        </w:rPr>
        <w:t xml:space="preserve"> </w:t>
      </w:r>
    </w:p>
    <w:p w14:paraId="5C63131A" w14:textId="77777777" w:rsidR="00244C1E" w:rsidRPr="00A67C5C" w:rsidRDefault="00244C1E" w:rsidP="00476660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</w:p>
    <w:p w14:paraId="5FE0B4AB" w14:textId="77777777" w:rsidR="000B0DA4" w:rsidRPr="00A67C5C" w:rsidRDefault="004469B4" w:rsidP="00476660">
      <w:pPr>
        <w:pStyle w:val="Textoindependiente"/>
        <w:spacing w:line="276" w:lineRule="auto"/>
        <w:ind w:left="0" w:right="-234" w:firstLine="0"/>
        <w:rPr>
          <w:rFonts w:ascii="Arial Narrow" w:hAnsi="Arial Narrow" w:cs="Arial"/>
          <w:b/>
          <w:sz w:val="24"/>
          <w:szCs w:val="24"/>
          <w:lang w:val="es-PA"/>
        </w:rPr>
      </w:pPr>
      <w:r w:rsidRPr="00A67C5C">
        <w:rPr>
          <w:rFonts w:ascii="Arial Narrow" w:hAnsi="Arial Narrow" w:cs="Arial"/>
          <w:b/>
          <w:sz w:val="24"/>
          <w:szCs w:val="24"/>
          <w:lang w:val="es-PA"/>
        </w:rPr>
        <w:t>SEGUNDA. -</w:t>
      </w:r>
      <w:r w:rsidR="00370F13" w:rsidRPr="00A67C5C">
        <w:rPr>
          <w:rFonts w:ascii="Arial Narrow" w:hAnsi="Arial Narrow" w:cs="Arial"/>
          <w:b/>
          <w:sz w:val="24"/>
          <w:szCs w:val="24"/>
          <w:lang w:val="es-PA"/>
        </w:rPr>
        <w:t xml:space="preserve"> </w:t>
      </w:r>
      <w:r w:rsidR="00AB6204" w:rsidRPr="00A67C5C">
        <w:rPr>
          <w:rFonts w:ascii="Arial Narrow" w:hAnsi="Arial Narrow" w:cs="Arial"/>
          <w:b/>
          <w:sz w:val="24"/>
          <w:szCs w:val="24"/>
          <w:lang w:val="es-PA"/>
        </w:rPr>
        <w:t>PRODUCTOS ESPERADOS</w:t>
      </w:r>
      <w:r w:rsidR="00696A49" w:rsidRPr="00A67C5C">
        <w:rPr>
          <w:rFonts w:ascii="Arial Narrow" w:hAnsi="Arial Narrow" w:cs="Arial"/>
          <w:b/>
          <w:sz w:val="24"/>
          <w:szCs w:val="24"/>
          <w:lang w:val="es-PA"/>
        </w:rPr>
        <w:t xml:space="preserve">: </w:t>
      </w:r>
      <w:r w:rsidR="00315BAB" w:rsidRPr="00A67C5C">
        <w:rPr>
          <w:rFonts w:ascii="Arial Narrow" w:hAnsi="Arial Narrow" w:cs="Arial"/>
          <w:sz w:val="24"/>
          <w:szCs w:val="24"/>
          <w:lang w:val="es-PA"/>
        </w:rPr>
        <w:t xml:space="preserve">Acuerdan </w:t>
      </w:r>
      <w:r w:rsidR="00315BAB" w:rsidRPr="00A67C5C">
        <w:rPr>
          <w:rFonts w:ascii="Arial Narrow" w:hAnsi="Arial Narrow" w:cs="Arial"/>
          <w:b/>
          <w:bCs/>
          <w:sz w:val="24"/>
          <w:szCs w:val="24"/>
          <w:lang w:val="es-PA"/>
        </w:rPr>
        <w:t>LAS PARTES</w:t>
      </w:r>
      <w:r w:rsidR="00315BAB" w:rsidRPr="00A67C5C">
        <w:rPr>
          <w:rFonts w:ascii="Arial Narrow" w:hAnsi="Arial Narrow" w:cs="Arial"/>
          <w:sz w:val="24"/>
          <w:szCs w:val="24"/>
          <w:lang w:val="es-PA"/>
        </w:rPr>
        <w:t xml:space="preserve"> que </w:t>
      </w:r>
      <w:r w:rsidR="00086932" w:rsidRPr="00A67C5C">
        <w:rPr>
          <w:rFonts w:ascii="Arial Narrow" w:hAnsi="Arial Narrow" w:cs="Arial"/>
          <w:b/>
          <w:bCs/>
          <w:sz w:val="24"/>
          <w:szCs w:val="24"/>
          <w:lang w:val="es-PA"/>
        </w:rPr>
        <w:t>EL CONSULTOR</w:t>
      </w:r>
      <w:r w:rsidR="00315BAB" w:rsidRPr="00A67C5C">
        <w:rPr>
          <w:rFonts w:ascii="Arial Narrow" w:hAnsi="Arial Narrow" w:cs="Arial"/>
          <w:sz w:val="24"/>
          <w:szCs w:val="24"/>
          <w:lang w:val="es-PA"/>
        </w:rPr>
        <w:t xml:space="preserve"> entregará a favor de </w:t>
      </w:r>
      <w:r w:rsidR="00315BAB" w:rsidRPr="00A67C5C">
        <w:rPr>
          <w:rFonts w:ascii="Arial Narrow" w:hAnsi="Arial Narrow" w:cs="Arial"/>
          <w:b/>
          <w:bCs/>
          <w:sz w:val="24"/>
          <w:szCs w:val="24"/>
          <w:lang w:val="es-PA"/>
        </w:rPr>
        <w:t>LA CONTRATANTE</w:t>
      </w:r>
      <w:r w:rsidR="00315BAB" w:rsidRPr="00A67C5C">
        <w:rPr>
          <w:rFonts w:ascii="Arial Narrow" w:hAnsi="Arial Narrow" w:cs="Arial"/>
          <w:sz w:val="24"/>
          <w:szCs w:val="24"/>
          <w:lang w:val="es-PA"/>
        </w:rPr>
        <w:t xml:space="preserve"> l</w:t>
      </w:r>
      <w:r w:rsidR="00F64D01" w:rsidRPr="00A67C5C">
        <w:rPr>
          <w:rFonts w:ascii="Arial Narrow" w:hAnsi="Arial Narrow" w:cs="Arial"/>
          <w:sz w:val="24"/>
          <w:szCs w:val="24"/>
          <w:lang w:val="es-PA"/>
        </w:rPr>
        <w:t>os</w:t>
      </w:r>
      <w:r w:rsidR="00AB6204" w:rsidRPr="00A67C5C">
        <w:rPr>
          <w:rFonts w:ascii="Arial Narrow" w:hAnsi="Arial Narrow" w:cs="Arial"/>
          <w:sz w:val="24"/>
          <w:szCs w:val="24"/>
          <w:lang w:val="es-PA"/>
        </w:rPr>
        <w:t xml:space="preserve"> </w:t>
      </w:r>
      <w:r w:rsidR="00315BAB" w:rsidRPr="00A67C5C">
        <w:rPr>
          <w:rFonts w:ascii="Arial Narrow" w:hAnsi="Arial Narrow" w:cs="Arial"/>
          <w:sz w:val="24"/>
          <w:szCs w:val="24"/>
          <w:lang w:val="es-PA"/>
        </w:rPr>
        <w:t xml:space="preserve">siguientes </w:t>
      </w:r>
      <w:r w:rsidR="00AB6204" w:rsidRPr="00A67C5C">
        <w:rPr>
          <w:rFonts w:ascii="Arial Narrow" w:hAnsi="Arial Narrow" w:cs="Arial"/>
          <w:sz w:val="24"/>
          <w:szCs w:val="24"/>
          <w:lang w:val="es-PA"/>
        </w:rPr>
        <w:t>producto</w:t>
      </w:r>
      <w:r w:rsidR="00F64D01" w:rsidRPr="00A67C5C">
        <w:rPr>
          <w:rFonts w:ascii="Arial Narrow" w:hAnsi="Arial Narrow" w:cs="Arial"/>
          <w:sz w:val="24"/>
          <w:szCs w:val="24"/>
          <w:lang w:val="es-PA"/>
        </w:rPr>
        <w:t xml:space="preserve">s </w:t>
      </w:r>
      <w:r w:rsidR="00AB6204" w:rsidRPr="00A67C5C">
        <w:rPr>
          <w:rFonts w:ascii="Arial Narrow" w:hAnsi="Arial Narrow" w:cs="Arial"/>
          <w:sz w:val="24"/>
          <w:szCs w:val="24"/>
          <w:lang w:val="es-PA"/>
        </w:rPr>
        <w:t>esperado</w:t>
      </w:r>
      <w:r w:rsidR="00F64D01" w:rsidRPr="00A67C5C">
        <w:rPr>
          <w:rFonts w:ascii="Arial Narrow" w:hAnsi="Arial Narrow" w:cs="Arial"/>
          <w:sz w:val="24"/>
          <w:szCs w:val="24"/>
          <w:lang w:val="es-PA"/>
        </w:rPr>
        <w:t>s</w:t>
      </w:r>
      <w:r w:rsidR="00AB6204" w:rsidRPr="00A67C5C">
        <w:rPr>
          <w:rFonts w:ascii="Arial Narrow" w:hAnsi="Arial Narrow" w:cs="Arial"/>
          <w:sz w:val="24"/>
          <w:szCs w:val="24"/>
          <w:lang w:val="es-PA"/>
        </w:rPr>
        <w:t xml:space="preserve"> con la ejecución de </w:t>
      </w:r>
      <w:r w:rsidR="00AB6204" w:rsidRPr="00A67C5C">
        <w:rPr>
          <w:rFonts w:ascii="Arial Narrow" w:hAnsi="Arial Narrow" w:cs="Arial"/>
          <w:b/>
          <w:sz w:val="24"/>
          <w:szCs w:val="24"/>
          <w:lang w:val="es-PA"/>
        </w:rPr>
        <w:t xml:space="preserve">LOS </w:t>
      </w:r>
      <w:r w:rsidR="00C01769" w:rsidRPr="00A67C5C">
        <w:rPr>
          <w:rFonts w:ascii="Arial Narrow" w:hAnsi="Arial Narrow" w:cs="Arial"/>
          <w:b/>
          <w:sz w:val="24"/>
          <w:szCs w:val="24"/>
          <w:lang w:val="es-PA"/>
        </w:rPr>
        <w:t>SERVICIOS:</w:t>
      </w:r>
    </w:p>
    <w:p w14:paraId="4A7FF75C" w14:textId="77777777" w:rsidR="00677325" w:rsidRDefault="00677325" w:rsidP="00D60048">
      <w:pPr>
        <w:pStyle w:val="Prrafodelista"/>
        <w:ind w:left="0"/>
        <w:rPr>
          <w:rFonts w:ascii="Arial Narrow" w:hAnsi="Arial Narrow" w:cs="Arial"/>
          <w:b/>
          <w:bCs/>
          <w:sz w:val="24"/>
          <w:szCs w:val="24"/>
        </w:rPr>
      </w:pPr>
    </w:p>
    <w:p w14:paraId="2A416C33" w14:textId="77777777" w:rsidR="00677325" w:rsidRDefault="00677325" w:rsidP="00D60048">
      <w:pPr>
        <w:pStyle w:val="Prrafodelista"/>
        <w:ind w:left="0"/>
        <w:rPr>
          <w:rFonts w:ascii="Arial Narrow" w:hAnsi="Arial Narrow" w:cs="Arial"/>
          <w:b/>
          <w:bCs/>
          <w:sz w:val="24"/>
          <w:szCs w:val="24"/>
        </w:rPr>
      </w:pPr>
    </w:p>
    <w:p w14:paraId="2AE0A9F5" w14:textId="77777777" w:rsidR="00677325" w:rsidRDefault="00677325" w:rsidP="00D60048">
      <w:pPr>
        <w:pStyle w:val="Prrafodelista"/>
        <w:ind w:left="0"/>
        <w:rPr>
          <w:rFonts w:ascii="Arial Narrow" w:hAnsi="Arial Narrow" w:cs="Arial"/>
          <w:b/>
          <w:bCs/>
          <w:sz w:val="24"/>
          <w:szCs w:val="24"/>
        </w:rPr>
      </w:pPr>
    </w:p>
    <w:p w14:paraId="07E4F625" w14:textId="77777777" w:rsidR="00677325" w:rsidRDefault="00677325" w:rsidP="00D60048">
      <w:pPr>
        <w:pStyle w:val="Prrafodelista"/>
        <w:ind w:left="0"/>
        <w:rPr>
          <w:rFonts w:ascii="Arial Narrow" w:hAnsi="Arial Narrow" w:cs="Arial"/>
          <w:b/>
          <w:bCs/>
          <w:sz w:val="24"/>
          <w:szCs w:val="24"/>
        </w:rPr>
      </w:pPr>
    </w:p>
    <w:p w14:paraId="75C3B09F" w14:textId="77777777" w:rsidR="00D60048" w:rsidRPr="00A67C5C" w:rsidRDefault="00D60048" w:rsidP="00D60048">
      <w:pPr>
        <w:pStyle w:val="Prrafodelista"/>
        <w:ind w:left="0"/>
        <w:rPr>
          <w:rFonts w:ascii="Arial Narrow" w:hAnsi="Arial Narrow" w:cs="Arial"/>
          <w:b/>
          <w:bCs/>
          <w:sz w:val="24"/>
          <w:szCs w:val="24"/>
        </w:rPr>
      </w:pPr>
      <w:r w:rsidRPr="00A67C5C">
        <w:rPr>
          <w:rFonts w:ascii="Arial Narrow" w:hAnsi="Arial Narrow" w:cs="Arial"/>
          <w:b/>
          <w:bCs/>
          <w:sz w:val="24"/>
          <w:szCs w:val="24"/>
        </w:rPr>
        <w:t>Objetivos</w:t>
      </w:r>
    </w:p>
    <w:p w14:paraId="6F5BB307" w14:textId="77777777" w:rsidR="00D60048" w:rsidRPr="00A67C5C" w:rsidRDefault="00D60048" w:rsidP="00D60048">
      <w:pPr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</w:p>
    <w:p w14:paraId="2BF009B5" w14:textId="77777777" w:rsidR="00D60048" w:rsidRPr="00A67C5C" w:rsidRDefault="00D60048" w:rsidP="005E22AD">
      <w:pPr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General </w:t>
      </w:r>
    </w:p>
    <w:p w14:paraId="32B12977" w14:textId="77777777" w:rsidR="00677325" w:rsidRDefault="00677325" w:rsidP="00677325">
      <w:pPr>
        <w:pStyle w:val="Prrafodelista"/>
        <w:tabs>
          <w:tab w:val="left" w:pos="993"/>
        </w:tabs>
        <w:ind w:left="0"/>
        <w:jc w:val="both"/>
        <w:rPr>
          <w:rFonts w:ascii="Arial Narrow" w:hAnsi="Arial Narrow" w:cs="Arial"/>
          <w:sz w:val="24"/>
          <w:szCs w:val="24"/>
        </w:rPr>
      </w:pPr>
    </w:p>
    <w:p w14:paraId="5190835C" w14:textId="77777777" w:rsidR="00542065" w:rsidRPr="00A67C5C" w:rsidRDefault="008D6A07" w:rsidP="00677325">
      <w:pPr>
        <w:pStyle w:val="Prrafodelista"/>
        <w:tabs>
          <w:tab w:val="left" w:pos="993"/>
        </w:tabs>
        <w:ind w:left="0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XXXXXXXXXXXXXXXXXXXXXXXXXXXXXXX</w:t>
      </w:r>
    </w:p>
    <w:p w14:paraId="300C450D" w14:textId="77777777" w:rsidR="00542065" w:rsidRPr="00A67C5C" w:rsidRDefault="00542065" w:rsidP="00A13E41">
      <w:pPr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</w:p>
    <w:p w14:paraId="61C1DB63" w14:textId="77777777" w:rsidR="00A13E41" w:rsidRPr="00A67C5C" w:rsidRDefault="00D60048" w:rsidP="00A13E41">
      <w:pPr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A67C5C">
        <w:rPr>
          <w:rFonts w:ascii="Arial Narrow" w:hAnsi="Arial Narrow" w:cs="Arial"/>
          <w:b/>
          <w:bCs/>
          <w:sz w:val="24"/>
          <w:szCs w:val="24"/>
        </w:rPr>
        <w:t>Específicos</w:t>
      </w:r>
    </w:p>
    <w:p w14:paraId="650A52BC" w14:textId="77777777" w:rsidR="00C243EA" w:rsidRPr="00A67C5C" w:rsidRDefault="00C243EA" w:rsidP="00A13E41">
      <w:pPr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</w:p>
    <w:p w14:paraId="5814D41B" w14:textId="77777777" w:rsidR="00CF6BAD" w:rsidRPr="00A67C5C" w:rsidRDefault="008D6A07" w:rsidP="00677325">
      <w:pPr>
        <w:pStyle w:val="Prrafodelista"/>
        <w:numPr>
          <w:ilvl w:val="0"/>
          <w:numId w:val="14"/>
        </w:numPr>
        <w:ind w:left="567" w:hanging="425"/>
        <w:jc w:val="both"/>
        <w:rPr>
          <w:rFonts w:ascii="Arial Narrow" w:hAnsi="Arial Narrow" w:cs="Arial"/>
          <w:sz w:val="24"/>
          <w:szCs w:val="24"/>
          <w:lang w:val="es-ES"/>
        </w:rPr>
      </w:pPr>
      <w:r>
        <w:rPr>
          <w:rFonts w:ascii="Arial Narrow" w:hAnsi="Arial Narrow" w:cs="Arial"/>
          <w:sz w:val="24"/>
          <w:szCs w:val="24"/>
          <w:lang w:val="es-ES"/>
        </w:rPr>
        <w:t>XXXXXXXXXXXXXXXXXX</w:t>
      </w:r>
      <w:r w:rsidR="00CF6BAD" w:rsidRPr="00A67C5C">
        <w:rPr>
          <w:rFonts w:ascii="Arial Narrow" w:hAnsi="Arial Narrow" w:cs="Arial"/>
          <w:sz w:val="24"/>
          <w:szCs w:val="24"/>
          <w:lang w:val="es-ES"/>
        </w:rPr>
        <w:t xml:space="preserve">. </w:t>
      </w:r>
    </w:p>
    <w:p w14:paraId="3219F989" w14:textId="77777777" w:rsidR="00CF6BAD" w:rsidRPr="00A67C5C" w:rsidRDefault="008D6A07" w:rsidP="00677325">
      <w:pPr>
        <w:pStyle w:val="Prrafodelista"/>
        <w:numPr>
          <w:ilvl w:val="0"/>
          <w:numId w:val="14"/>
        </w:numPr>
        <w:ind w:left="567" w:hanging="425"/>
        <w:jc w:val="both"/>
        <w:rPr>
          <w:rFonts w:ascii="Arial Narrow" w:hAnsi="Arial Narrow" w:cs="Arial"/>
          <w:sz w:val="24"/>
          <w:szCs w:val="24"/>
          <w:lang w:val="es-ES"/>
        </w:rPr>
      </w:pPr>
      <w:r>
        <w:rPr>
          <w:rFonts w:ascii="Arial Narrow" w:hAnsi="Arial Narrow" w:cs="Arial"/>
          <w:sz w:val="24"/>
          <w:szCs w:val="24"/>
          <w:lang w:val="es-ES"/>
        </w:rPr>
        <w:t>XXXXXXXXXXXXXXXXXXXXXXXX</w:t>
      </w:r>
      <w:r w:rsidR="00CF6BAD" w:rsidRPr="00A67C5C">
        <w:rPr>
          <w:rFonts w:ascii="Arial Narrow" w:hAnsi="Arial Narrow" w:cs="Arial"/>
          <w:sz w:val="24"/>
          <w:szCs w:val="24"/>
          <w:lang w:val="es-ES"/>
        </w:rPr>
        <w:t xml:space="preserve">. </w:t>
      </w:r>
    </w:p>
    <w:p w14:paraId="2986BB90" w14:textId="77777777" w:rsidR="00CF6BAD" w:rsidRPr="00A67C5C" w:rsidRDefault="008D6A07" w:rsidP="00677325">
      <w:pPr>
        <w:pStyle w:val="Prrafodelista"/>
        <w:numPr>
          <w:ilvl w:val="0"/>
          <w:numId w:val="14"/>
        </w:numPr>
        <w:ind w:left="567" w:hanging="425"/>
        <w:jc w:val="both"/>
        <w:rPr>
          <w:rFonts w:ascii="Arial Narrow" w:hAnsi="Arial Narrow" w:cs="Arial"/>
          <w:sz w:val="24"/>
          <w:szCs w:val="24"/>
          <w:lang w:val="es-ES"/>
        </w:rPr>
      </w:pPr>
      <w:r>
        <w:rPr>
          <w:rFonts w:ascii="Arial Narrow" w:hAnsi="Arial Narrow" w:cs="Arial"/>
          <w:sz w:val="24"/>
          <w:szCs w:val="24"/>
          <w:lang w:val="es-ES"/>
        </w:rPr>
        <w:t>XXXXXXXXXXXXXXXXXXXXXXXXXXX</w:t>
      </w:r>
      <w:r w:rsidR="00CF6BAD" w:rsidRPr="00A67C5C">
        <w:rPr>
          <w:rFonts w:ascii="Arial Narrow" w:hAnsi="Arial Narrow" w:cs="Arial"/>
          <w:sz w:val="24"/>
          <w:szCs w:val="24"/>
          <w:lang w:val="es-ES"/>
        </w:rPr>
        <w:t xml:space="preserve">. </w:t>
      </w:r>
    </w:p>
    <w:p w14:paraId="30D63F08" w14:textId="77777777" w:rsidR="00500208" w:rsidRPr="00A67C5C" w:rsidRDefault="00500208" w:rsidP="008D6A07">
      <w:pPr>
        <w:pStyle w:val="Prrafodelista"/>
        <w:ind w:left="0"/>
        <w:jc w:val="both"/>
        <w:rPr>
          <w:rFonts w:ascii="Arial Narrow" w:hAnsi="Arial Narrow" w:cs="Arial"/>
          <w:sz w:val="24"/>
          <w:szCs w:val="24"/>
          <w:lang w:val="es-ES"/>
        </w:rPr>
      </w:pPr>
    </w:p>
    <w:p w14:paraId="263CE6D5" w14:textId="77777777" w:rsidR="001F641D" w:rsidRPr="00A67C5C" w:rsidRDefault="001F641D" w:rsidP="001F641D">
      <w:pPr>
        <w:pStyle w:val="Prrafodelista"/>
        <w:ind w:left="0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A67C5C">
        <w:rPr>
          <w:rFonts w:ascii="Arial Narrow" w:hAnsi="Arial Narrow" w:cs="Arial"/>
          <w:b/>
          <w:bCs/>
          <w:sz w:val="24"/>
          <w:szCs w:val="24"/>
        </w:rPr>
        <w:t>Actividades</w:t>
      </w:r>
    </w:p>
    <w:p w14:paraId="09703374" w14:textId="77777777" w:rsidR="00C243EA" w:rsidRPr="00A67C5C" w:rsidRDefault="00C243EA" w:rsidP="001F641D">
      <w:pPr>
        <w:pStyle w:val="Prrafodelista"/>
        <w:ind w:left="0"/>
        <w:jc w:val="both"/>
        <w:rPr>
          <w:rFonts w:ascii="Arial Narrow" w:hAnsi="Arial Narrow" w:cs="Arial"/>
          <w:b/>
          <w:bCs/>
          <w:sz w:val="24"/>
          <w:szCs w:val="24"/>
        </w:rPr>
      </w:pPr>
    </w:p>
    <w:p w14:paraId="307293DA" w14:textId="77777777" w:rsidR="005A5F5A" w:rsidRPr="00A67C5C" w:rsidRDefault="008D6A07" w:rsidP="00677325">
      <w:pPr>
        <w:pStyle w:val="Prrafodelista"/>
        <w:numPr>
          <w:ilvl w:val="0"/>
          <w:numId w:val="26"/>
        </w:numPr>
        <w:ind w:left="567" w:hanging="425"/>
        <w:jc w:val="both"/>
        <w:rPr>
          <w:rFonts w:ascii="Arial Narrow" w:hAnsi="Arial Narrow" w:cs="Arial"/>
          <w:sz w:val="24"/>
          <w:szCs w:val="24"/>
          <w:lang w:val="es-ES"/>
        </w:rPr>
      </w:pPr>
      <w:r>
        <w:rPr>
          <w:rFonts w:ascii="Arial Narrow" w:hAnsi="Arial Narrow" w:cs="Arial"/>
          <w:sz w:val="24"/>
          <w:szCs w:val="24"/>
          <w:lang w:val="es-ES"/>
        </w:rPr>
        <w:t>XXXXXXXXXXXXXXXX</w:t>
      </w:r>
    </w:p>
    <w:p w14:paraId="369EDA34" w14:textId="77777777" w:rsidR="005A5F5A" w:rsidRPr="00A67C5C" w:rsidRDefault="008D6A07" w:rsidP="00677325">
      <w:pPr>
        <w:pStyle w:val="Prrafodelista"/>
        <w:numPr>
          <w:ilvl w:val="0"/>
          <w:numId w:val="26"/>
        </w:numPr>
        <w:ind w:left="567" w:hanging="425"/>
        <w:jc w:val="both"/>
        <w:rPr>
          <w:rFonts w:ascii="Arial Narrow" w:hAnsi="Arial Narrow" w:cs="Arial"/>
          <w:sz w:val="24"/>
          <w:szCs w:val="24"/>
          <w:lang w:val="es-ES"/>
        </w:rPr>
      </w:pPr>
      <w:r>
        <w:rPr>
          <w:rFonts w:ascii="Arial Narrow" w:hAnsi="Arial Narrow" w:cs="Arial"/>
          <w:sz w:val="24"/>
          <w:szCs w:val="24"/>
          <w:lang w:val="es-ES"/>
        </w:rPr>
        <w:t>XXXXXXXXXXXXXX</w:t>
      </w:r>
      <w:r w:rsidR="005A5F5A" w:rsidRPr="00A67C5C">
        <w:rPr>
          <w:rFonts w:ascii="Arial Narrow" w:hAnsi="Arial Narrow" w:cs="Arial"/>
          <w:sz w:val="24"/>
          <w:szCs w:val="24"/>
          <w:lang w:val="es-ES"/>
        </w:rPr>
        <w:t>.</w:t>
      </w:r>
    </w:p>
    <w:p w14:paraId="0725C5BA" w14:textId="77777777" w:rsidR="005A5F5A" w:rsidRDefault="008D6A07" w:rsidP="008D6A07">
      <w:pPr>
        <w:pStyle w:val="Prrafodelista"/>
        <w:numPr>
          <w:ilvl w:val="0"/>
          <w:numId w:val="26"/>
        </w:numPr>
        <w:ind w:left="567" w:hanging="425"/>
        <w:jc w:val="both"/>
        <w:rPr>
          <w:rFonts w:ascii="Arial Narrow" w:hAnsi="Arial Narrow" w:cs="Arial"/>
          <w:sz w:val="24"/>
          <w:szCs w:val="24"/>
          <w:lang w:val="es-ES"/>
        </w:rPr>
      </w:pPr>
      <w:r>
        <w:rPr>
          <w:rFonts w:ascii="Arial Narrow" w:hAnsi="Arial Narrow" w:cs="Arial"/>
          <w:sz w:val="24"/>
          <w:szCs w:val="24"/>
          <w:lang w:val="es-ES"/>
        </w:rPr>
        <w:t>XXXXXXXXXXXXXXXXXXXXXXXXXXX</w:t>
      </w:r>
    </w:p>
    <w:p w14:paraId="4F1F12F6" w14:textId="77777777" w:rsidR="008D6A07" w:rsidRPr="008D6A07" w:rsidRDefault="008D6A07" w:rsidP="008D6A07">
      <w:pPr>
        <w:pStyle w:val="Prrafodelista"/>
        <w:ind w:left="567"/>
        <w:jc w:val="both"/>
        <w:rPr>
          <w:rFonts w:ascii="Arial Narrow" w:hAnsi="Arial Narrow" w:cs="Arial"/>
          <w:sz w:val="24"/>
          <w:szCs w:val="24"/>
          <w:lang w:val="es-ES"/>
        </w:rPr>
      </w:pPr>
    </w:p>
    <w:p w14:paraId="76274F84" w14:textId="77777777" w:rsidR="00D60048" w:rsidRPr="00A67C5C" w:rsidRDefault="00D60048" w:rsidP="001F641D">
      <w:pPr>
        <w:pStyle w:val="Prrafodelista"/>
        <w:ind w:left="0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A67C5C">
        <w:rPr>
          <w:rFonts w:ascii="Arial Narrow" w:hAnsi="Arial Narrow" w:cs="Arial"/>
          <w:b/>
          <w:bCs/>
          <w:sz w:val="24"/>
          <w:szCs w:val="24"/>
        </w:rPr>
        <w:t>Productos esperados</w:t>
      </w:r>
    </w:p>
    <w:p w14:paraId="5D226739" w14:textId="77777777" w:rsidR="00A13E41" w:rsidRPr="00A67C5C" w:rsidRDefault="00A13E41" w:rsidP="00A13E41">
      <w:pPr>
        <w:pStyle w:val="Prrafodelista"/>
        <w:jc w:val="both"/>
        <w:rPr>
          <w:rFonts w:ascii="Arial Narrow" w:hAnsi="Arial Narrow" w:cs="Arial"/>
          <w:sz w:val="24"/>
          <w:szCs w:val="24"/>
          <w:lang w:val="es-ES"/>
        </w:rPr>
      </w:pPr>
    </w:p>
    <w:p w14:paraId="0BDEE1AF" w14:textId="77777777" w:rsidR="0023084E" w:rsidRPr="00A67C5C" w:rsidRDefault="00A02DCE" w:rsidP="00EC1EC9">
      <w:pPr>
        <w:pStyle w:val="Prrafodelista"/>
        <w:ind w:left="0"/>
        <w:jc w:val="both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A67C5C">
        <w:rPr>
          <w:rFonts w:ascii="Arial Narrow" w:hAnsi="Arial Narrow" w:cs="Arial"/>
          <w:b/>
          <w:bCs/>
          <w:sz w:val="24"/>
          <w:szCs w:val="24"/>
        </w:rPr>
        <w:t>Producto 1</w:t>
      </w:r>
      <w:r w:rsidRPr="00A67C5C">
        <w:rPr>
          <w:rFonts w:ascii="Arial Narrow" w:hAnsi="Arial Narrow" w:cs="Arial"/>
          <w:sz w:val="24"/>
          <w:szCs w:val="24"/>
        </w:rPr>
        <w:t>:</w:t>
      </w:r>
      <w:r w:rsidR="00575082" w:rsidRPr="00A67C5C">
        <w:rPr>
          <w:rFonts w:ascii="Arial Narrow" w:hAnsi="Arial Narrow" w:cs="Arial"/>
          <w:sz w:val="24"/>
          <w:szCs w:val="24"/>
        </w:rPr>
        <w:t xml:space="preserve"> </w:t>
      </w:r>
      <w:r w:rsidR="008D6A07">
        <w:rPr>
          <w:rFonts w:ascii="Arial Narrow" w:hAnsi="Arial Narrow" w:cs="Arial"/>
          <w:b/>
          <w:bCs/>
          <w:color w:val="000000"/>
          <w:sz w:val="24"/>
          <w:szCs w:val="24"/>
          <w:u w:val="single"/>
        </w:rPr>
        <w:t>XXXXXXXXXXXXXXX</w:t>
      </w:r>
    </w:p>
    <w:p w14:paraId="0084A03D" w14:textId="77777777" w:rsidR="007B54E4" w:rsidRPr="00A67C5C" w:rsidRDefault="00A02DCE" w:rsidP="00EC1EC9">
      <w:pPr>
        <w:pStyle w:val="Prrafodelista"/>
        <w:spacing w:line="278" w:lineRule="auto"/>
        <w:ind w:left="12"/>
        <w:jc w:val="both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A67C5C">
        <w:rPr>
          <w:rFonts w:ascii="Arial Narrow" w:hAnsi="Arial Narrow" w:cs="Arial"/>
          <w:b/>
          <w:bCs/>
          <w:sz w:val="24"/>
          <w:szCs w:val="24"/>
        </w:rPr>
        <w:t>Producto 2</w:t>
      </w:r>
      <w:r w:rsidRPr="00A67C5C">
        <w:rPr>
          <w:rFonts w:ascii="Arial Narrow" w:hAnsi="Arial Narrow" w:cs="Arial"/>
          <w:sz w:val="24"/>
          <w:szCs w:val="24"/>
        </w:rPr>
        <w:t>:</w:t>
      </w:r>
      <w:r w:rsidR="00A73D01" w:rsidRPr="00A67C5C">
        <w:rPr>
          <w:rFonts w:ascii="Arial Narrow" w:hAnsi="Arial Narrow" w:cs="Arial"/>
          <w:bCs/>
          <w:color w:val="000000"/>
          <w:sz w:val="24"/>
          <w:szCs w:val="24"/>
        </w:rPr>
        <w:t xml:space="preserve"> </w:t>
      </w:r>
      <w:r w:rsidR="008D6A07">
        <w:rPr>
          <w:rFonts w:ascii="Arial Narrow" w:hAnsi="Arial Narrow" w:cs="Arial"/>
          <w:b/>
          <w:bCs/>
          <w:color w:val="000000"/>
          <w:sz w:val="24"/>
          <w:szCs w:val="24"/>
          <w:u w:val="single"/>
        </w:rPr>
        <w:t>XXXXXXXXXXXX</w:t>
      </w:r>
      <w:r w:rsidR="00356E8E" w:rsidRPr="00A67C5C">
        <w:rPr>
          <w:rFonts w:ascii="Arial Narrow" w:hAnsi="Arial Narrow" w:cs="Arial"/>
          <w:color w:val="000000"/>
          <w:sz w:val="24"/>
          <w:szCs w:val="24"/>
        </w:rPr>
        <w:t>.</w:t>
      </w:r>
    </w:p>
    <w:p w14:paraId="7B03F755" w14:textId="77777777" w:rsidR="003727BC" w:rsidRPr="00EC1EC9" w:rsidRDefault="003727BC" w:rsidP="00EC1EC9">
      <w:pPr>
        <w:pStyle w:val="Prrafodelista"/>
        <w:spacing w:line="278" w:lineRule="auto"/>
        <w:ind w:left="12"/>
        <w:jc w:val="both"/>
        <w:rPr>
          <w:rFonts w:ascii="Arial Narrow" w:hAnsi="Arial Narrow" w:cs="Arial"/>
          <w:b/>
          <w:bCs/>
          <w:sz w:val="16"/>
          <w:szCs w:val="16"/>
          <w:u w:val="single"/>
        </w:rPr>
      </w:pPr>
    </w:p>
    <w:p w14:paraId="62347A67" w14:textId="77777777" w:rsidR="00C83DC1" w:rsidRPr="00A67C5C" w:rsidRDefault="00B560A0" w:rsidP="00EC1EC9">
      <w:pPr>
        <w:pStyle w:val="Prrafodelista"/>
        <w:spacing w:line="278" w:lineRule="auto"/>
        <w:ind w:left="12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bCs/>
          <w:sz w:val="24"/>
          <w:szCs w:val="24"/>
          <w:lang w:val="es-ES"/>
        </w:rPr>
        <w:t>Producto 3</w:t>
      </w:r>
      <w:r w:rsidRPr="00A67C5C">
        <w:rPr>
          <w:rFonts w:ascii="Arial Narrow" w:hAnsi="Arial Narrow" w:cs="Arial"/>
          <w:sz w:val="24"/>
          <w:szCs w:val="24"/>
          <w:lang w:val="es-ES"/>
        </w:rPr>
        <w:t>:</w:t>
      </w:r>
      <w:r w:rsidR="007B54E4" w:rsidRPr="00A67C5C">
        <w:rPr>
          <w:rFonts w:ascii="Arial Narrow" w:hAnsi="Arial Narrow" w:cs="Arial"/>
          <w:sz w:val="24"/>
          <w:szCs w:val="24"/>
        </w:rPr>
        <w:t xml:space="preserve"> </w:t>
      </w:r>
      <w:r w:rsidR="008D6A07">
        <w:rPr>
          <w:rFonts w:ascii="Arial Narrow" w:hAnsi="Arial Narrow" w:cs="Arial"/>
          <w:b/>
          <w:bCs/>
          <w:color w:val="000000"/>
          <w:sz w:val="24"/>
          <w:szCs w:val="24"/>
          <w:u w:val="single"/>
        </w:rPr>
        <w:t>XXXXXXXXXXXXXXXXXX</w:t>
      </w:r>
      <w:r w:rsidR="00076273" w:rsidRPr="00A67C5C">
        <w:rPr>
          <w:rFonts w:ascii="Arial Narrow" w:hAnsi="Arial Narrow" w:cs="Arial"/>
          <w:color w:val="000000"/>
          <w:sz w:val="24"/>
          <w:szCs w:val="24"/>
        </w:rPr>
        <w:t>.</w:t>
      </w:r>
    </w:p>
    <w:p w14:paraId="1248B6D5" w14:textId="77777777" w:rsidR="00683844" w:rsidRPr="00EC1EC9" w:rsidRDefault="00683844" w:rsidP="00EC1EC9">
      <w:pPr>
        <w:pStyle w:val="Prrafodelista"/>
        <w:spacing w:line="278" w:lineRule="auto"/>
        <w:ind w:left="-708"/>
        <w:jc w:val="both"/>
        <w:rPr>
          <w:rFonts w:ascii="Arial Narrow" w:hAnsi="Arial Narrow" w:cs="Arial"/>
          <w:sz w:val="16"/>
          <w:szCs w:val="16"/>
        </w:rPr>
      </w:pPr>
    </w:p>
    <w:p w14:paraId="0A9AD50F" w14:textId="77777777" w:rsidR="001D5426" w:rsidRPr="00A67C5C" w:rsidRDefault="000C3DFE" w:rsidP="00476660">
      <w:pPr>
        <w:pStyle w:val="Prrafodelista"/>
        <w:spacing w:line="276" w:lineRule="auto"/>
        <w:ind w:left="0"/>
        <w:jc w:val="both"/>
        <w:rPr>
          <w:rFonts w:ascii="Arial Narrow" w:hAnsi="Arial Narrow" w:cs="Arial"/>
          <w:sz w:val="24"/>
          <w:szCs w:val="24"/>
          <w:lang w:val="es-CR"/>
        </w:rPr>
      </w:pPr>
      <w:r w:rsidRPr="00A67C5C">
        <w:rPr>
          <w:rFonts w:ascii="Arial Narrow" w:hAnsi="Arial Narrow" w:cs="Arial"/>
          <w:b/>
          <w:sz w:val="24"/>
          <w:szCs w:val="24"/>
        </w:rPr>
        <w:t>TERCERA. -</w:t>
      </w:r>
      <w:r w:rsidR="00370F13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1636A4" w:rsidRPr="00A67C5C">
        <w:rPr>
          <w:rFonts w:ascii="Arial Narrow" w:hAnsi="Arial Narrow" w:cs="Arial"/>
          <w:b/>
          <w:sz w:val="24"/>
          <w:szCs w:val="24"/>
          <w:lang w:val="es-CR"/>
        </w:rPr>
        <w:t xml:space="preserve">DOCUMENTOS CONTRACTUALES: </w:t>
      </w:r>
      <w:r w:rsidR="001636A4" w:rsidRPr="00A67C5C">
        <w:rPr>
          <w:rFonts w:ascii="Arial Narrow" w:hAnsi="Arial Narrow" w:cs="Arial"/>
          <w:sz w:val="24"/>
          <w:szCs w:val="24"/>
          <w:lang w:val="es-CR"/>
        </w:rPr>
        <w:t xml:space="preserve">forman parte integral del presente Contrato de </w:t>
      </w:r>
      <w:r w:rsidR="00FC551F" w:rsidRPr="00A67C5C">
        <w:rPr>
          <w:rFonts w:ascii="Arial Narrow" w:hAnsi="Arial Narrow" w:cs="Arial"/>
          <w:sz w:val="24"/>
          <w:szCs w:val="24"/>
          <w:lang w:val="es-CR"/>
        </w:rPr>
        <w:t>Consultoría</w:t>
      </w:r>
      <w:r w:rsidR="001636A4" w:rsidRPr="00A67C5C">
        <w:rPr>
          <w:rFonts w:ascii="Arial Narrow" w:hAnsi="Arial Narrow" w:cs="Arial"/>
          <w:sz w:val="24"/>
          <w:szCs w:val="24"/>
          <w:lang w:val="es-CR"/>
        </w:rPr>
        <w:t xml:space="preserve"> y, por lo tanto, obligan jurídicamente a </w:t>
      </w:r>
      <w:r w:rsidR="00FC551F" w:rsidRPr="00A67C5C">
        <w:rPr>
          <w:rFonts w:ascii="Arial Narrow" w:hAnsi="Arial Narrow" w:cs="Arial"/>
          <w:b/>
          <w:bCs/>
          <w:sz w:val="24"/>
          <w:szCs w:val="24"/>
          <w:lang w:val="es-CR"/>
        </w:rPr>
        <w:t>LAS PARTES</w:t>
      </w:r>
      <w:r w:rsidR="001636A4" w:rsidRPr="00A67C5C">
        <w:rPr>
          <w:rFonts w:ascii="Arial Narrow" w:hAnsi="Arial Narrow" w:cs="Arial"/>
          <w:sz w:val="24"/>
          <w:szCs w:val="24"/>
          <w:lang w:val="es-CR"/>
        </w:rPr>
        <w:t xml:space="preserve"> el siguiente documento:</w:t>
      </w:r>
    </w:p>
    <w:p w14:paraId="70EC6575" w14:textId="77777777" w:rsidR="00302E97" w:rsidRPr="008D6A07" w:rsidRDefault="00A73D01" w:rsidP="00CE7A40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 Narrow" w:hAnsi="Arial Narrow" w:cs="Arial"/>
          <w:sz w:val="24"/>
          <w:szCs w:val="24"/>
          <w:lang w:val="es-CR"/>
        </w:rPr>
      </w:pPr>
      <w:r w:rsidRPr="00A67C5C">
        <w:rPr>
          <w:rFonts w:ascii="Arial Narrow" w:hAnsi="Arial Narrow" w:cs="Arial"/>
          <w:sz w:val="24"/>
          <w:szCs w:val="24"/>
          <w:lang w:val="es-CR"/>
        </w:rPr>
        <w:t>Términos de Referencia</w:t>
      </w:r>
      <w:r w:rsidR="001636A4" w:rsidRPr="00A67C5C">
        <w:rPr>
          <w:rFonts w:ascii="Arial Narrow" w:hAnsi="Arial Narrow" w:cs="Arial"/>
          <w:b/>
          <w:sz w:val="24"/>
          <w:szCs w:val="24"/>
          <w:lang w:val="es-CR"/>
        </w:rPr>
        <w:t>.</w:t>
      </w:r>
    </w:p>
    <w:p w14:paraId="37FD1E82" w14:textId="77777777" w:rsidR="008D6A07" w:rsidRPr="008D6A07" w:rsidRDefault="008D6A07" w:rsidP="00CE7A40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 Narrow" w:hAnsi="Arial Narrow" w:cs="Arial"/>
          <w:sz w:val="24"/>
          <w:szCs w:val="24"/>
          <w:lang w:val="es-CR"/>
        </w:rPr>
      </w:pPr>
      <w:r>
        <w:rPr>
          <w:rFonts w:ascii="Arial Narrow" w:hAnsi="Arial Narrow" w:cs="Arial"/>
          <w:b/>
          <w:sz w:val="24"/>
          <w:szCs w:val="24"/>
          <w:lang w:val="es-CR"/>
        </w:rPr>
        <w:t>XXXXXXXXXXXXXX</w:t>
      </w:r>
    </w:p>
    <w:p w14:paraId="04883560" w14:textId="77777777" w:rsidR="008D6A07" w:rsidRPr="00A67C5C" w:rsidRDefault="008D6A07" w:rsidP="00CE7A40">
      <w:pPr>
        <w:pStyle w:val="Prrafodelista"/>
        <w:numPr>
          <w:ilvl w:val="0"/>
          <w:numId w:val="8"/>
        </w:numPr>
        <w:spacing w:line="276" w:lineRule="auto"/>
        <w:jc w:val="both"/>
        <w:rPr>
          <w:rFonts w:ascii="Arial Narrow" w:hAnsi="Arial Narrow" w:cs="Arial"/>
          <w:sz w:val="24"/>
          <w:szCs w:val="24"/>
          <w:lang w:val="es-CR"/>
        </w:rPr>
      </w:pPr>
      <w:r>
        <w:rPr>
          <w:rFonts w:ascii="Arial Narrow" w:hAnsi="Arial Narrow" w:cs="Arial"/>
          <w:b/>
          <w:sz w:val="24"/>
          <w:szCs w:val="24"/>
          <w:lang w:val="es-CR"/>
        </w:rPr>
        <w:t>XXXXXXXXXXXXXX</w:t>
      </w:r>
    </w:p>
    <w:p w14:paraId="787456AC" w14:textId="77777777" w:rsidR="00CE7A40" w:rsidRPr="00A67C5C" w:rsidRDefault="00CE7A40" w:rsidP="00CE7A40">
      <w:pPr>
        <w:pStyle w:val="Prrafodelista"/>
        <w:spacing w:line="276" w:lineRule="auto"/>
        <w:jc w:val="both"/>
        <w:rPr>
          <w:rFonts w:ascii="Arial Narrow" w:hAnsi="Arial Narrow" w:cs="Arial"/>
          <w:sz w:val="24"/>
          <w:szCs w:val="24"/>
          <w:lang w:val="es-CR"/>
        </w:rPr>
      </w:pPr>
    </w:p>
    <w:p w14:paraId="222E0A89" w14:textId="77777777" w:rsidR="00220A8C" w:rsidRPr="00A67C5C" w:rsidRDefault="00302E97" w:rsidP="00476660">
      <w:pPr>
        <w:pStyle w:val="Prrafodelista"/>
        <w:spacing w:line="276" w:lineRule="auto"/>
        <w:ind w:left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>Es entendido y aceptado por ambas Partes que l</w:t>
      </w:r>
      <w:r w:rsidR="00AB4CEC" w:rsidRPr="00A67C5C">
        <w:rPr>
          <w:rFonts w:ascii="Arial Narrow" w:hAnsi="Arial Narrow" w:cs="Arial"/>
          <w:sz w:val="24"/>
          <w:szCs w:val="24"/>
        </w:rPr>
        <w:t xml:space="preserve">os </w:t>
      </w:r>
      <w:r w:rsidR="006B4478" w:rsidRPr="00A67C5C">
        <w:rPr>
          <w:rFonts w:ascii="Arial Narrow" w:hAnsi="Arial Narrow" w:cs="Arial"/>
          <w:sz w:val="24"/>
          <w:szCs w:val="24"/>
        </w:rPr>
        <w:t>Términos</w:t>
      </w:r>
      <w:r w:rsidR="00AB4CEC" w:rsidRPr="00A67C5C">
        <w:rPr>
          <w:rFonts w:ascii="Arial Narrow" w:hAnsi="Arial Narrow" w:cs="Arial"/>
          <w:sz w:val="24"/>
          <w:szCs w:val="24"/>
        </w:rPr>
        <w:t xml:space="preserve"> de </w:t>
      </w:r>
      <w:r w:rsidR="00A21559" w:rsidRPr="00A67C5C">
        <w:rPr>
          <w:rFonts w:ascii="Arial Narrow" w:hAnsi="Arial Narrow" w:cs="Arial"/>
          <w:sz w:val="24"/>
          <w:szCs w:val="24"/>
        </w:rPr>
        <w:t>R</w:t>
      </w:r>
      <w:r w:rsidR="00AB4CEC" w:rsidRPr="00A67C5C">
        <w:rPr>
          <w:rFonts w:ascii="Arial Narrow" w:hAnsi="Arial Narrow" w:cs="Arial"/>
          <w:sz w:val="24"/>
          <w:szCs w:val="24"/>
        </w:rPr>
        <w:t>eferencia</w:t>
      </w:r>
      <w:r w:rsidRPr="00A67C5C">
        <w:rPr>
          <w:rFonts w:ascii="Arial Narrow" w:hAnsi="Arial Narrow" w:cs="Arial"/>
          <w:sz w:val="24"/>
          <w:szCs w:val="24"/>
        </w:rPr>
        <w:t xml:space="preserve"> presentad</w:t>
      </w:r>
      <w:r w:rsidR="00AB4CEC" w:rsidRPr="00A67C5C">
        <w:rPr>
          <w:rFonts w:ascii="Arial Narrow" w:hAnsi="Arial Narrow" w:cs="Arial"/>
          <w:sz w:val="24"/>
          <w:szCs w:val="24"/>
        </w:rPr>
        <w:t>os</w:t>
      </w:r>
      <w:r w:rsidR="00600B22" w:rsidRPr="00A67C5C">
        <w:rPr>
          <w:rFonts w:ascii="Arial Narrow" w:hAnsi="Arial Narrow" w:cs="Arial"/>
          <w:sz w:val="24"/>
          <w:szCs w:val="24"/>
        </w:rPr>
        <w:t xml:space="preserve"> por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  <w:r w:rsidR="00AB4CEC" w:rsidRPr="00A67C5C">
        <w:rPr>
          <w:rFonts w:ascii="Arial Narrow" w:hAnsi="Arial Narrow" w:cs="Arial"/>
          <w:b/>
          <w:bCs/>
          <w:sz w:val="24"/>
          <w:szCs w:val="24"/>
        </w:rPr>
        <w:t>LA</w:t>
      </w:r>
      <w:r w:rsidR="00A60B0F" w:rsidRPr="00A67C5C">
        <w:rPr>
          <w:rFonts w:ascii="Arial Narrow" w:hAnsi="Arial Narrow" w:cs="Arial"/>
          <w:b/>
          <w:bCs/>
          <w:sz w:val="24"/>
          <w:szCs w:val="24"/>
        </w:rPr>
        <w:t xml:space="preserve"> C</w:t>
      </w:r>
      <w:r w:rsidR="00AB4CEC" w:rsidRPr="00A67C5C">
        <w:rPr>
          <w:rFonts w:ascii="Arial Narrow" w:hAnsi="Arial Narrow" w:cs="Arial"/>
          <w:b/>
          <w:bCs/>
          <w:sz w:val="24"/>
          <w:szCs w:val="24"/>
        </w:rPr>
        <w:t xml:space="preserve">ONTRATISTA </w:t>
      </w:r>
      <w:r w:rsidRPr="00A67C5C">
        <w:rPr>
          <w:rFonts w:ascii="Arial Narrow" w:hAnsi="Arial Narrow" w:cs="Arial"/>
          <w:sz w:val="24"/>
          <w:szCs w:val="24"/>
        </w:rPr>
        <w:t xml:space="preserve">es complementaria al </w:t>
      </w:r>
      <w:r w:rsidR="00E64539" w:rsidRPr="00A67C5C">
        <w:rPr>
          <w:rFonts w:ascii="Arial Narrow" w:hAnsi="Arial Narrow" w:cs="Arial"/>
          <w:sz w:val="24"/>
          <w:szCs w:val="24"/>
        </w:rPr>
        <w:t>C</w:t>
      </w:r>
      <w:r w:rsidRPr="00A67C5C">
        <w:rPr>
          <w:rFonts w:ascii="Arial Narrow" w:hAnsi="Arial Narrow" w:cs="Arial"/>
          <w:sz w:val="24"/>
          <w:szCs w:val="24"/>
        </w:rPr>
        <w:t xml:space="preserve">ontrato de </w:t>
      </w:r>
      <w:r w:rsidR="00E64539" w:rsidRPr="00A67C5C">
        <w:rPr>
          <w:rFonts w:ascii="Arial Narrow" w:hAnsi="Arial Narrow" w:cs="Arial"/>
          <w:sz w:val="24"/>
          <w:szCs w:val="24"/>
        </w:rPr>
        <w:t>C</w:t>
      </w:r>
      <w:r w:rsidRPr="00A67C5C">
        <w:rPr>
          <w:rFonts w:ascii="Arial Narrow" w:hAnsi="Arial Narrow" w:cs="Arial"/>
          <w:sz w:val="24"/>
          <w:szCs w:val="24"/>
        </w:rPr>
        <w:t xml:space="preserve">onsultoría. Igualmente, es entendido y aceptado por ambas Partes que este Contrato de Consultoría se antepone a toda comunicación previa, entendimiento o acuerdos, ya sean orales o escritos entre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>.</w:t>
      </w:r>
    </w:p>
    <w:p w14:paraId="5B56DB98" w14:textId="77777777" w:rsidR="004F214A" w:rsidRPr="00EC1EC9" w:rsidRDefault="004F214A" w:rsidP="00476660">
      <w:pPr>
        <w:pStyle w:val="Prrafodelista"/>
        <w:spacing w:line="276" w:lineRule="auto"/>
        <w:ind w:left="0"/>
        <w:jc w:val="both"/>
        <w:rPr>
          <w:rFonts w:ascii="Arial Narrow" w:hAnsi="Arial Narrow" w:cs="Arial"/>
          <w:sz w:val="16"/>
          <w:szCs w:val="16"/>
        </w:rPr>
      </w:pPr>
    </w:p>
    <w:p w14:paraId="2E334E68" w14:textId="77777777" w:rsidR="005A78CE" w:rsidRPr="00A67C5C" w:rsidRDefault="00302E97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Acuerdan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 xml:space="preserve"> de que, en caso de haber discrepancia entre el documento antes citado</w:t>
      </w:r>
      <w:r w:rsidR="005A78CE" w:rsidRPr="00A67C5C">
        <w:rPr>
          <w:rFonts w:ascii="Arial Narrow" w:hAnsi="Arial Narrow" w:cs="Arial"/>
          <w:sz w:val="24"/>
          <w:szCs w:val="24"/>
        </w:rPr>
        <w:t xml:space="preserve"> y el presente contrato</w:t>
      </w:r>
      <w:r w:rsidRPr="00A67C5C">
        <w:rPr>
          <w:rFonts w:ascii="Arial Narrow" w:hAnsi="Arial Narrow" w:cs="Arial"/>
          <w:sz w:val="24"/>
          <w:szCs w:val="24"/>
        </w:rPr>
        <w:t>, prevalecerá el contenido del contrato.</w:t>
      </w:r>
    </w:p>
    <w:p w14:paraId="0153ACC0" w14:textId="77777777" w:rsidR="009571B2" w:rsidRPr="00A67C5C" w:rsidRDefault="009571B2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</w:p>
    <w:p w14:paraId="0216E160" w14:textId="77777777" w:rsidR="002E2015" w:rsidRDefault="000C3DFE" w:rsidP="002E2015">
      <w:pPr>
        <w:spacing w:after="0"/>
        <w:jc w:val="both"/>
        <w:rPr>
          <w:rFonts w:ascii="Arial Narrow" w:hAnsi="Arial Narrow" w:cs="Arial"/>
          <w:bCs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CUARTA. -</w:t>
      </w:r>
      <w:r w:rsidR="00767EC2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100913" w:rsidRPr="00A67C5C">
        <w:rPr>
          <w:rFonts w:ascii="Arial Narrow" w:hAnsi="Arial Narrow" w:cs="Arial"/>
          <w:b/>
          <w:sz w:val="24"/>
          <w:szCs w:val="24"/>
        </w:rPr>
        <w:t>VIGENCIA DEL CONTRATO:</w:t>
      </w:r>
      <w:r w:rsidR="00100913" w:rsidRPr="00A67C5C">
        <w:rPr>
          <w:rFonts w:ascii="Arial Narrow" w:hAnsi="Arial Narrow" w:cs="Arial"/>
          <w:sz w:val="24"/>
          <w:szCs w:val="24"/>
        </w:rPr>
        <w:t xml:space="preserve"> </w:t>
      </w:r>
      <w:r w:rsidR="002E2015" w:rsidRPr="00A67C5C">
        <w:rPr>
          <w:rFonts w:ascii="Arial Narrow" w:hAnsi="Arial Narrow" w:cs="Arial"/>
          <w:bCs/>
          <w:sz w:val="24"/>
          <w:szCs w:val="24"/>
        </w:rPr>
        <w:t>Acuerdan</w:t>
      </w:r>
      <w:r w:rsidR="002E2015" w:rsidRPr="00A67C5C">
        <w:rPr>
          <w:rFonts w:ascii="Arial Narrow" w:hAnsi="Arial Narrow" w:cs="Arial"/>
          <w:b/>
          <w:bCs/>
          <w:sz w:val="24"/>
          <w:szCs w:val="24"/>
        </w:rPr>
        <w:t xml:space="preserve"> LAS PARTES </w:t>
      </w:r>
      <w:r w:rsidR="002E2015" w:rsidRPr="00A67C5C">
        <w:rPr>
          <w:rFonts w:ascii="Arial Narrow" w:hAnsi="Arial Narrow" w:cs="Arial"/>
          <w:bCs/>
          <w:sz w:val="24"/>
          <w:szCs w:val="24"/>
        </w:rPr>
        <w:t xml:space="preserve">que el período de vigencia del presente Contrato de </w:t>
      </w:r>
      <w:r w:rsidR="006829CA" w:rsidRPr="00A67C5C">
        <w:rPr>
          <w:rFonts w:ascii="Arial Narrow" w:hAnsi="Arial Narrow" w:cs="Arial"/>
          <w:bCs/>
          <w:sz w:val="24"/>
          <w:szCs w:val="24"/>
        </w:rPr>
        <w:t xml:space="preserve">Consultoría </w:t>
      </w:r>
      <w:r w:rsidR="002E2015" w:rsidRPr="00A67C5C">
        <w:rPr>
          <w:rFonts w:ascii="Arial Narrow" w:hAnsi="Arial Narrow" w:cs="Arial"/>
          <w:bCs/>
          <w:sz w:val="24"/>
          <w:szCs w:val="24"/>
        </w:rPr>
        <w:t>se inicia con la</w:t>
      </w:r>
      <w:r w:rsidR="00A956E9" w:rsidRPr="00A67C5C">
        <w:rPr>
          <w:rFonts w:ascii="Arial Narrow" w:hAnsi="Arial Narrow" w:cs="Arial"/>
          <w:bCs/>
          <w:sz w:val="24"/>
          <w:szCs w:val="24"/>
        </w:rPr>
        <w:t xml:space="preserve"> orden de proceder emitida </w:t>
      </w:r>
      <w:r w:rsidR="002E2015" w:rsidRPr="00A67C5C">
        <w:rPr>
          <w:rFonts w:ascii="Arial Narrow" w:hAnsi="Arial Narrow" w:cs="Arial"/>
          <w:bCs/>
          <w:sz w:val="24"/>
          <w:szCs w:val="24"/>
        </w:rPr>
        <w:t xml:space="preserve">por parte de </w:t>
      </w:r>
      <w:r w:rsidR="002E2015" w:rsidRPr="00A67C5C">
        <w:rPr>
          <w:rFonts w:ascii="Arial Narrow" w:hAnsi="Arial Narrow" w:cs="Arial"/>
          <w:b/>
          <w:bCs/>
          <w:sz w:val="24"/>
          <w:szCs w:val="24"/>
        </w:rPr>
        <w:t>LA CONTRATANTE</w:t>
      </w:r>
      <w:r w:rsidR="002E2015" w:rsidRPr="00A67C5C">
        <w:rPr>
          <w:rFonts w:ascii="Arial Narrow" w:hAnsi="Arial Narrow" w:cs="Arial"/>
          <w:bCs/>
          <w:sz w:val="24"/>
          <w:szCs w:val="24"/>
        </w:rPr>
        <w:t xml:space="preserve"> </w:t>
      </w:r>
      <w:r w:rsidR="00A956E9" w:rsidRPr="00A67C5C">
        <w:rPr>
          <w:rFonts w:ascii="Arial Narrow" w:hAnsi="Arial Narrow" w:cs="Arial"/>
          <w:bCs/>
          <w:sz w:val="24"/>
          <w:szCs w:val="24"/>
        </w:rPr>
        <w:t>a</w:t>
      </w:r>
      <w:r w:rsidR="002E2015" w:rsidRPr="00A67C5C">
        <w:rPr>
          <w:rFonts w:ascii="Arial Narrow" w:hAnsi="Arial Narrow" w:cs="Arial"/>
          <w:bCs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="002E2015" w:rsidRPr="00A67C5C">
        <w:rPr>
          <w:rFonts w:ascii="Arial Narrow" w:hAnsi="Arial Narrow" w:cs="Arial"/>
          <w:bCs/>
          <w:sz w:val="24"/>
          <w:szCs w:val="24"/>
        </w:rPr>
        <w:t xml:space="preserve">. El plazo de vigencia del contrato </w:t>
      </w:r>
      <w:r w:rsidR="000F4BDB" w:rsidRPr="00A67C5C">
        <w:rPr>
          <w:rFonts w:ascii="Arial Narrow" w:hAnsi="Arial Narrow" w:cs="Arial"/>
          <w:bCs/>
          <w:sz w:val="24"/>
          <w:szCs w:val="24"/>
        </w:rPr>
        <w:t xml:space="preserve">será de </w:t>
      </w:r>
      <w:r w:rsidR="008D6A07">
        <w:rPr>
          <w:rFonts w:ascii="Arial Narrow" w:hAnsi="Arial Narrow" w:cs="Arial"/>
          <w:bCs/>
          <w:sz w:val="24"/>
          <w:szCs w:val="24"/>
        </w:rPr>
        <w:t>XXX</w:t>
      </w:r>
      <w:r w:rsidR="002E2015" w:rsidRPr="00A67C5C">
        <w:rPr>
          <w:rFonts w:ascii="Arial Narrow" w:hAnsi="Arial Narrow" w:cs="Arial"/>
          <w:bCs/>
          <w:sz w:val="24"/>
          <w:szCs w:val="24"/>
        </w:rPr>
        <w:t xml:space="preserve"> (</w:t>
      </w:r>
      <w:r w:rsidR="008D6A07">
        <w:rPr>
          <w:rFonts w:ascii="Arial Narrow" w:hAnsi="Arial Narrow" w:cs="Arial"/>
          <w:bCs/>
          <w:sz w:val="24"/>
          <w:szCs w:val="24"/>
        </w:rPr>
        <w:t>XXX)</w:t>
      </w:r>
      <w:r w:rsidR="002E2015" w:rsidRPr="00A67C5C">
        <w:rPr>
          <w:rFonts w:ascii="Arial Narrow" w:hAnsi="Arial Narrow" w:cs="Arial"/>
          <w:bCs/>
          <w:sz w:val="24"/>
          <w:szCs w:val="24"/>
        </w:rPr>
        <w:t xml:space="preserve"> </w:t>
      </w:r>
      <w:r w:rsidR="007152F6" w:rsidRPr="00A67C5C">
        <w:rPr>
          <w:rFonts w:ascii="Arial Narrow" w:hAnsi="Arial Narrow" w:cs="Arial"/>
          <w:bCs/>
          <w:sz w:val="24"/>
          <w:szCs w:val="24"/>
        </w:rPr>
        <w:t>meses</w:t>
      </w:r>
      <w:r w:rsidR="002E2015" w:rsidRPr="00A67C5C">
        <w:rPr>
          <w:rFonts w:ascii="Arial Narrow" w:hAnsi="Arial Narrow" w:cs="Arial"/>
          <w:bCs/>
          <w:sz w:val="24"/>
          <w:szCs w:val="24"/>
        </w:rPr>
        <w:t xml:space="preserve"> contados a partir de la</w:t>
      </w:r>
      <w:r w:rsidR="00A956E9" w:rsidRPr="00A67C5C">
        <w:rPr>
          <w:rFonts w:ascii="Arial Narrow" w:hAnsi="Arial Narrow" w:cs="Arial"/>
          <w:bCs/>
          <w:sz w:val="24"/>
          <w:szCs w:val="24"/>
        </w:rPr>
        <w:t xml:space="preserve"> orden de proceder</w:t>
      </w:r>
      <w:r w:rsidR="002E2015" w:rsidRPr="00A67C5C">
        <w:rPr>
          <w:rFonts w:ascii="Arial Narrow" w:hAnsi="Arial Narrow" w:cs="Arial"/>
          <w:bCs/>
          <w:sz w:val="24"/>
          <w:szCs w:val="24"/>
        </w:rPr>
        <w:t>. El plazo de vigencia del presente contrato se desglosa de la siguiente forma:  </w:t>
      </w:r>
    </w:p>
    <w:p w14:paraId="42D0C604" w14:textId="77777777" w:rsidR="008D6A07" w:rsidRPr="00A67C5C" w:rsidRDefault="008D6A07" w:rsidP="002E2015">
      <w:pPr>
        <w:spacing w:after="0"/>
        <w:jc w:val="both"/>
        <w:rPr>
          <w:rFonts w:ascii="Arial Narrow" w:hAnsi="Arial Narrow" w:cs="Arial"/>
          <w:bCs/>
          <w:sz w:val="24"/>
          <w:szCs w:val="24"/>
        </w:rPr>
      </w:pPr>
    </w:p>
    <w:p w14:paraId="5E4957E3" w14:textId="77777777" w:rsidR="002E2015" w:rsidRPr="00A67C5C" w:rsidRDefault="002E2015" w:rsidP="00EC1EC9">
      <w:pPr>
        <w:numPr>
          <w:ilvl w:val="0"/>
          <w:numId w:val="11"/>
        </w:numPr>
        <w:spacing w:after="0"/>
        <w:jc w:val="both"/>
        <w:rPr>
          <w:rFonts w:ascii="Arial Narrow" w:hAnsi="Arial Narrow" w:cs="Arial"/>
          <w:bCs/>
          <w:sz w:val="24"/>
          <w:szCs w:val="24"/>
        </w:rPr>
      </w:pPr>
      <w:r w:rsidRPr="00A67C5C">
        <w:rPr>
          <w:rFonts w:ascii="Arial Narrow" w:hAnsi="Arial Narrow" w:cs="Arial"/>
          <w:bCs/>
          <w:sz w:val="24"/>
          <w:szCs w:val="24"/>
        </w:rPr>
        <w:t xml:space="preserve">El plazo de ejecución será de </w:t>
      </w:r>
      <w:r w:rsidR="008D6A07">
        <w:rPr>
          <w:rFonts w:ascii="Arial Narrow" w:hAnsi="Arial Narrow" w:cs="Arial"/>
          <w:sz w:val="24"/>
          <w:szCs w:val="24"/>
        </w:rPr>
        <w:t>XXX</w:t>
      </w:r>
      <w:r w:rsidR="007152F6" w:rsidRPr="00A67C5C">
        <w:rPr>
          <w:rFonts w:ascii="Arial Narrow" w:hAnsi="Arial Narrow" w:cs="Arial"/>
          <w:sz w:val="24"/>
          <w:szCs w:val="24"/>
        </w:rPr>
        <w:t xml:space="preserve"> </w:t>
      </w:r>
      <w:r w:rsidRPr="00A67C5C">
        <w:rPr>
          <w:rFonts w:ascii="Arial Narrow" w:hAnsi="Arial Narrow" w:cs="Arial"/>
          <w:bCs/>
          <w:sz w:val="24"/>
          <w:szCs w:val="24"/>
        </w:rPr>
        <w:t>(</w:t>
      </w:r>
      <w:r w:rsidR="008D6A07">
        <w:rPr>
          <w:rFonts w:ascii="Arial Narrow" w:hAnsi="Arial Narrow" w:cs="Arial"/>
          <w:bCs/>
          <w:sz w:val="24"/>
          <w:szCs w:val="24"/>
        </w:rPr>
        <w:t>XX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) </w:t>
      </w:r>
      <w:r w:rsidR="007152F6" w:rsidRPr="00A67C5C">
        <w:rPr>
          <w:rFonts w:ascii="Arial Narrow" w:hAnsi="Arial Narrow" w:cs="Arial"/>
          <w:sz w:val="24"/>
          <w:szCs w:val="24"/>
        </w:rPr>
        <w:t>meses</w:t>
      </w:r>
      <w:r w:rsidR="007152F6" w:rsidRPr="00A67C5C">
        <w:rPr>
          <w:rFonts w:ascii="Arial Narrow" w:hAnsi="Arial Narrow" w:cs="Arial"/>
          <w:bCs/>
          <w:sz w:val="24"/>
          <w:szCs w:val="24"/>
        </w:rPr>
        <w:t xml:space="preserve"> 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para que </w:t>
      </w:r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 desarrolle 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LOS SERVICIOS </w:t>
      </w:r>
      <w:r w:rsidRPr="00A67C5C">
        <w:rPr>
          <w:rFonts w:ascii="Arial Narrow" w:hAnsi="Arial Narrow" w:cs="Arial"/>
          <w:bCs/>
          <w:sz w:val="24"/>
          <w:szCs w:val="24"/>
        </w:rPr>
        <w:t>cumpliendo con el plazo de ejecución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Pr="00A67C5C">
        <w:rPr>
          <w:rFonts w:ascii="Arial Narrow" w:hAnsi="Arial Narrow" w:cs="Arial"/>
          <w:bCs/>
          <w:sz w:val="24"/>
          <w:szCs w:val="24"/>
        </w:rPr>
        <w:t>de la forma dispuesta en el presente Contrato y documentos que forman parte integral del contrato. </w:t>
      </w:r>
    </w:p>
    <w:p w14:paraId="3EBD752F" w14:textId="77777777" w:rsidR="00EC1EC9" w:rsidRPr="00EC1EC9" w:rsidRDefault="007152F6" w:rsidP="00EC1EC9">
      <w:pPr>
        <w:widowControl w:val="0"/>
        <w:numPr>
          <w:ilvl w:val="0"/>
          <w:numId w:val="13"/>
        </w:numPr>
        <w:autoSpaceDE w:val="0"/>
        <w:autoSpaceDN w:val="0"/>
        <w:spacing w:after="0" w:line="300" w:lineRule="atLeast"/>
        <w:jc w:val="both"/>
        <w:rPr>
          <w:rFonts w:ascii="Arial Narrow" w:hAnsi="Arial Narrow" w:cs="Arial"/>
          <w:sz w:val="24"/>
          <w:szCs w:val="24"/>
          <w:lang w:eastAsia="es-PA"/>
        </w:rPr>
      </w:pPr>
      <w:r w:rsidRPr="00EC1EC9">
        <w:rPr>
          <w:rFonts w:ascii="Arial Narrow" w:hAnsi="Arial Narrow" w:cs="Arial"/>
          <w:sz w:val="24"/>
          <w:szCs w:val="24"/>
          <w:lang w:val="es-ES"/>
        </w:rPr>
        <w:t>Un</w:t>
      </w:r>
      <w:r w:rsidR="002E2015" w:rsidRPr="00EC1EC9">
        <w:rPr>
          <w:rFonts w:ascii="Arial Narrow" w:hAnsi="Arial Narrow" w:cs="Arial"/>
          <w:sz w:val="24"/>
          <w:szCs w:val="24"/>
        </w:rPr>
        <w:t xml:space="preserve"> (</w:t>
      </w:r>
      <w:r w:rsidRPr="00EC1EC9">
        <w:rPr>
          <w:rFonts w:ascii="Arial Narrow" w:hAnsi="Arial Narrow" w:cs="Arial"/>
          <w:sz w:val="24"/>
          <w:szCs w:val="24"/>
        </w:rPr>
        <w:t>1</w:t>
      </w:r>
      <w:r w:rsidR="002E2015" w:rsidRPr="00EC1EC9">
        <w:rPr>
          <w:rFonts w:ascii="Arial Narrow" w:hAnsi="Arial Narrow" w:cs="Arial"/>
          <w:sz w:val="24"/>
          <w:szCs w:val="24"/>
        </w:rPr>
        <w:t xml:space="preserve">) </w:t>
      </w:r>
      <w:r w:rsidRPr="00EC1EC9">
        <w:rPr>
          <w:rFonts w:ascii="Arial Narrow" w:hAnsi="Arial Narrow" w:cs="Arial"/>
          <w:sz w:val="24"/>
          <w:szCs w:val="24"/>
        </w:rPr>
        <w:t>mes</w:t>
      </w:r>
      <w:r w:rsidR="002E2015" w:rsidRPr="00EC1EC9">
        <w:rPr>
          <w:rFonts w:ascii="Arial Narrow" w:hAnsi="Arial Narrow" w:cs="Arial"/>
          <w:sz w:val="24"/>
          <w:szCs w:val="24"/>
        </w:rPr>
        <w:t xml:space="preserve"> a la finalización de LOS SERVICIOS y recepción a satisfacción por EL CONTRATANTE serán para que este pueda realizar cualquier trámite </w:t>
      </w:r>
      <w:r w:rsidR="00A956E9" w:rsidRPr="00EC1EC9">
        <w:rPr>
          <w:rFonts w:ascii="Arial Narrow" w:hAnsi="Arial Narrow" w:cs="Arial"/>
          <w:sz w:val="24"/>
          <w:szCs w:val="24"/>
          <w:lang w:val="es-MX"/>
        </w:rPr>
        <w:t>administrativo que corresponda para concretar la finalización de LOS SERVICIOS.</w:t>
      </w:r>
    </w:p>
    <w:p w14:paraId="05455E20" w14:textId="77777777" w:rsidR="00EC1EC9" w:rsidRDefault="00EC1EC9" w:rsidP="00EC1EC9">
      <w:pPr>
        <w:widowControl w:val="0"/>
        <w:autoSpaceDE w:val="0"/>
        <w:autoSpaceDN w:val="0"/>
        <w:spacing w:after="0" w:line="300" w:lineRule="atLeast"/>
        <w:ind w:left="360"/>
        <w:jc w:val="both"/>
        <w:rPr>
          <w:rFonts w:ascii="Arial Narrow" w:hAnsi="Arial Narrow" w:cs="Arial"/>
          <w:sz w:val="24"/>
          <w:szCs w:val="24"/>
        </w:rPr>
      </w:pPr>
    </w:p>
    <w:p w14:paraId="5138A121" w14:textId="77777777" w:rsidR="00875A94" w:rsidRPr="00EC1EC9" w:rsidRDefault="00875A94" w:rsidP="00EC1EC9">
      <w:pPr>
        <w:widowControl w:val="0"/>
        <w:autoSpaceDE w:val="0"/>
        <w:autoSpaceDN w:val="0"/>
        <w:spacing w:after="0" w:line="300" w:lineRule="atLeast"/>
        <w:ind w:left="360"/>
        <w:jc w:val="both"/>
        <w:rPr>
          <w:rFonts w:ascii="Arial Narrow" w:hAnsi="Arial Narrow" w:cs="Arial"/>
          <w:sz w:val="24"/>
          <w:szCs w:val="24"/>
          <w:lang w:eastAsia="es-PA"/>
        </w:rPr>
      </w:pPr>
      <w:r w:rsidRPr="00EC1EC9">
        <w:rPr>
          <w:rFonts w:ascii="Arial Narrow" w:hAnsi="Arial Narrow" w:cs="Arial"/>
          <w:sz w:val="24"/>
          <w:szCs w:val="24"/>
        </w:rPr>
        <w:t>Una vez emitida la orden de proceder, EL CONSULTOR reconoce y acepta la obligación de iniciar y ejecutar las actividades conforme al cronograma de trabajo aprobado.</w:t>
      </w:r>
    </w:p>
    <w:p w14:paraId="048A4EFA" w14:textId="77777777" w:rsidR="00875A94" w:rsidRPr="008B7F4E" w:rsidRDefault="00875A94" w:rsidP="008B7F4E">
      <w:pPr>
        <w:pStyle w:val="NormalWeb"/>
        <w:spacing w:line="300" w:lineRule="atLeast"/>
        <w:jc w:val="both"/>
        <w:rPr>
          <w:rFonts w:ascii="Arial Narrow" w:hAnsi="Arial Narrow" w:cs="Arial"/>
        </w:rPr>
      </w:pPr>
      <w:r w:rsidRPr="00A67C5C">
        <w:rPr>
          <w:rFonts w:ascii="Arial Narrow" w:hAnsi="Arial Narrow" w:cs="Arial"/>
        </w:rPr>
        <w:t xml:space="preserve">En caso de retraso imputable a </w:t>
      </w:r>
      <w:r w:rsidRPr="00A67C5C">
        <w:rPr>
          <w:rFonts w:ascii="Arial Narrow" w:hAnsi="Arial Narrow" w:cs="Arial"/>
          <w:b/>
          <w:bCs/>
        </w:rPr>
        <w:t>EL CONSULTOR</w:t>
      </w:r>
      <w:r w:rsidRPr="00A67C5C">
        <w:rPr>
          <w:rFonts w:ascii="Arial Narrow" w:hAnsi="Arial Narrow" w:cs="Arial"/>
        </w:rPr>
        <w:t xml:space="preserve">, este no tendrá derecho al reconocimiento de gastos administrativos ni costos directos adicionales derivados de dicho retraso. Asimismo, cualquier solicitud de prórroga del plazo de ejecución o de la vigencia del contrato quedará sujeta a la evaluación y aprobación discrecional de </w:t>
      </w:r>
      <w:r w:rsidRPr="00A67C5C">
        <w:rPr>
          <w:rFonts w:ascii="Arial Narrow" w:hAnsi="Arial Narrow" w:cs="Arial"/>
          <w:b/>
          <w:bCs/>
        </w:rPr>
        <w:t>LA CONTRATANTE</w:t>
      </w:r>
      <w:r w:rsidRPr="00A67C5C">
        <w:rPr>
          <w:rFonts w:ascii="Arial Narrow" w:hAnsi="Arial Narrow" w:cs="Arial"/>
        </w:rPr>
        <w:t>, sin que ello constituya obligación para esta.</w:t>
      </w:r>
    </w:p>
    <w:p w14:paraId="49047415" w14:textId="77777777" w:rsidR="004D6712" w:rsidRPr="00A67C5C" w:rsidRDefault="004F4184" w:rsidP="00476660">
      <w:pPr>
        <w:pStyle w:val="Textoindependiente2"/>
        <w:spacing w:after="0" w:line="276" w:lineRule="auto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QUINTA</w:t>
      </w:r>
      <w:r w:rsidR="00E64539" w:rsidRPr="00A67C5C">
        <w:rPr>
          <w:rFonts w:ascii="Arial Narrow" w:hAnsi="Arial Narrow" w:cs="Arial"/>
          <w:b/>
          <w:sz w:val="24"/>
          <w:szCs w:val="24"/>
        </w:rPr>
        <w:t>.</w:t>
      </w:r>
      <w:r w:rsidR="00370F13" w:rsidRPr="00A67C5C">
        <w:rPr>
          <w:rFonts w:ascii="Arial Narrow" w:hAnsi="Arial Narrow" w:cs="Arial"/>
          <w:b/>
          <w:sz w:val="24"/>
          <w:szCs w:val="24"/>
        </w:rPr>
        <w:t>-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0546B8" w:rsidRPr="00A67C5C">
        <w:rPr>
          <w:rFonts w:ascii="Arial Narrow" w:hAnsi="Arial Narrow" w:cs="Arial"/>
          <w:b/>
          <w:sz w:val="24"/>
          <w:szCs w:val="24"/>
        </w:rPr>
        <w:t xml:space="preserve">EXTENSIÓN DEL PLAZO: </w:t>
      </w:r>
      <w:r w:rsidR="000546B8" w:rsidRPr="00A67C5C">
        <w:rPr>
          <w:rFonts w:ascii="Arial Narrow" w:hAnsi="Arial Narrow" w:cs="Arial"/>
          <w:sz w:val="24"/>
          <w:szCs w:val="24"/>
        </w:rPr>
        <w:t xml:space="preserve">En caso de que por razones justificadas se requiera extender </w:t>
      </w:r>
      <w:r w:rsidR="00DB0B1F" w:rsidRPr="00A67C5C">
        <w:rPr>
          <w:rFonts w:ascii="Arial Narrow" w:hAnsi="Arial Narrow" w:cs="Arial"/>
          <w:sz w:val="24"/>
          <w:szCs w:val="24"/>
        </w:rPr>
        <w:t xml:space="preserve">la vigencia </w:t>
      </w:r>
      <w:r w:rsidR="000546B8" w:rsidRPr="00A67C5C">
        <w:rPr>
          <w:rFonts w:ascii="Arial Narrow" w:hAnsi="Arial Narrow" w:cs="Arial"/>
          <w:sz w:val="24"/>
          <w:szCs w:val="24"/>
        </w:rPr>
        <w:t xml:space="preserve">pactado en este Contrato, siempre y cuando las mismas no se relacionen con hechos de fuerza mayor o caso fortuito,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0546B8" w:rsidRPr="00A67C5C">
        <w:rPr>
          <w:rFonts w:ascii="Arial Narrow" w:hAnsi="Arial Narrow" w:cs="Arial"/>
          <w:sz w:val="24"/>
          <w:szCs w:val="24"/>
        </w:rPr>
        <w:t xml:space="preserve"> comunicará a </w:t>
      </w:r>
      <w:r w:rsidR="000546B8" w:rsidRPr="00A67C5C">
        <w:rPr>
          <w:rFonts w:ascii="Arial Narrow" w:hAnsi="Arial Narrow" w:cs="Arial"/>
          <w:b/>
          <w:sz w:val="24"/>
          <w:szCs w:val="24"/>
        </w:rPr>
        <w:t>LA CONTRATANTE</w:t>
      </w:r>
      <w:r w:rsidR="00B54285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B54285" w:rsidRPr="00A67C5C">
        <w:rPr>
          <w:rFonts w:ascii="Arial Narrow" w:hAnsi="Arial Narrow" w:cs="Arial"/>
          <w:sz w:val="24"/>
          <w:szCs w:val="24"/>
        </w:rPr>
        <w:t>por escrito, con un mínimo de quince (15) días hábiles previos a la fecha de finalización del contrato,</w:t>
      </w:r>
      <w:r w:rsidR="000546B8" w:rsidRPr="00A67C5C">
        <w:rPr>
          <w:rFonts w:ascii="Arial Narrow" w:hAnsi="Arial Narrow" w:cs="Arial"/>
          <w:sz w:val="24"/>
          <w:szCs w:val="24"/>
        </w:rPr>
        <w:t xml:space="preserve"> las razones del atraso y la estimación del plazo adicional requerido, quedando a criterio de </w:t>
      </w:r>
      <w:r w:rsidR="000546B8" w:rsidRPr="00A67C5C">
        <w:rPr>
          <w:rFonts w:ascii="Arial Narrow" w:hAnsi="Arial Narrow" w:cs="Arial"/>
          <w:b/>
          <w:sz w:val="24"/>
          <w:szCs w:val="24"/>
        </w:rPr>
        <w:t>LA CONTRATANTE</w:t>
      </w:r>
      <w:r w:rsidR="000546B8" w:rsidRPr="00A67C5C">
        <w:rPr>
          <w:rFonts w:ascii="Arial Narrow" w:hAnsi="Arial Narrow" w:cs="Arial"/>
          <w:sz w:val="24"/>
          <w:szCs w:val="24"/>
        </w:rPr>
        <w:t xml:space="preserve"> la extensión del mismo de acuerdo con los resultados de las supervisiones técnicas.</w:t>
      </w:r>
      <w:r w:rsidR="009976B6" w:rsidRPr="00A67C5C">
        <w:rPr>
          <w:rFonts w:ascii="Arial Narrow" w:hAnsi="Arial Narrow" w:cs="Arial"/>
          <w:sz w:val="24"/>
          <w:szCs w:val="24"/>
        </w:rPr>
        <w:t xml:space="preserve"> </w:t>
      </w:r>
      <w:r w:rsidR="009976B6"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="009976B6" w:rsidRPr="00A67C5C">
        <w:rPr>
          <w:rFonts w:ascii="Arial Narrow" w:hAnsi="Arial Narrow" w:cs="Arial"/>
          <w:sz w:val="24"/>
          <w:szCs w:val="24"/>
        </w:rPr>
        <w:t>contarán con diez (10) días hábiles para dar respuesta a la solicitud de</w:t>
      </w:r>
      <w:r w:rsidR="009976B6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9976B6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9976B6" w:rsidRPr="00A67C5C">
        <w:rPr>
          <w:rFonts w:ascii="Arial Narrow" w:hAnsi="Arial Narrow" w:cs="Arial"/>
          <w:sz w:val="24"/>
          <w:szCs w:val="24"/>
        </w:rPr>
        <w:t xml:space="preserve">sobre la extensión del plazo de vigencia de acuerdo con los resultados de las supervisiones y evaluaciones de </w:t>
      </w:r>
      <w:r w:rsidR="009976B6" w:rsidRPr="00A67C5C">
        <w:rPr>
          <w:rFonts w:ascii="Arial Narrow" w:hAnsi="Arial Narrow" w:cs="Arial"/>
          <w:b/>
          <w:sz w:val="24"/>
          <w:szCs w:val="24"/>
        </w:rPr>
        <w:t xml:space="preserve">LOS SERVICIOS. </w:t>
      </w:r>
      <w:r w:rsidR="009976B6" w:rsidRPr="00A67C5C">
        <w:rPr>
          <w:rFonts w:ascii="Arial Narrow" w:hAnsi="Arial Narrow" w:cs="Arial"/>
          <w:sz w:val="24"/>
          <w:szCs w:val="24"/>
        </w:rPr>
        <w:t xml:space="preserve"> </w:t>
      </w:r>
      <w:r w:rsidR="000546B8" w:rsidRPr="00A67C5C">
        <w:rPr>
          <w:rFonts w:ascii="Arial Narrow" w:hAnsi="Arial Narrow" w:cs="Arial"/>
          <w:sz w:val="24"/>
          <w:szCs w:val="24"/>
        </w:rPr>
        <w:t xml:space="preserve">La(s) extensión(es) que se conceda(n) no podrá exceder a dos (2) prórrogas, y no dan derecho a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0546B8" w:rsidRPr="00A67C5C">
        <w:rPr>
          <w:rFonts w:ascii="Arial Narrow" w:hAnsi="Arial Narrow" w:cs="Arial"/>
          <w:sz w:val="24"/>
          <w:szCs w:val="24"/>
        </w:rPr>
        <w:t xml:space="preserve"> de percibir desembolsos por montos adicionales al monto aprobado en la Cláusula Sexta del presente Contrato.</w:t>
      </w:r>
    </w:p>
    <w:p w14:paraId="4AE62A5C" w14:textId="77777777" w:rsidR="000546B8" w:rsidRPr="00A67C5C" w:rsidRDefault="000546B8" w:rsidP="00476660">
      <w:pPr>
        <w:pStyle w:val="Textoindependiente"/>
        <w:spacing w:after="0" w:line="276" w:lineRule="auto"/>
        <w:ind w:left="0" w:right="-234" w:firstLine="0"/>
        <w:rPr>
          <w:rFonts w:ascii="Arial Narrow" w:hAnsi="Arial Narrow" w:cs="Arial"/>
          <w:sz w:val="24"/>
          <w:szCs w:val="24"/>
        </w:rPr>
      </w:pPr>
    </w:p>
    <w:p w14:paraId="7AF3F85D" w14:textId="77777777" w:rsidR="00BF65ED" w:rsidRPr="00A67C5C" w:rsidRDefault="000C3DFE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SEXTA. -</w:t>
      </w:r>
      <w:r w:rsidR="009976B6" w:rsidRPr="00A67C5C">
        <w:rPr>
          <w:rFonts w:ascii="Arial Narrow" w:hAnsi="Arial Narrow" w:cs="Arial"/>
          <w:b/>
          <w:sz w:val="24"/>
          <w:szCs w:val="24"/>
        </w:rPr>
        <w:t xml:space="preserve"> MONTO DEL CONTRATO: </w:t>
      </w:r>
      <w:r w:rsidR="009976B6" w:rsidRPr="00A67C5C">
        <w:rPr>
          <w:rFonts w:ascii="Arial Narrow" w:hAnsi="Arial Narrow" w:cs="Arial"/>
          <w:sz w:val="24"/>
          <w:szCs w:val="24"/>
        </w:rPr>
        <w:t xml:space="preserve">Acuerdan </w:t>
      </w:r>
      <w:r w:rsidR="009976B6"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="009976B6" w:rsidRPr="00A67C5C">
        <w:rPr>
          <w:rFonts w:ascii="Arial Narrow" w:hAnsi="Arial Narrow" w:cs="Arial"/>
          <w:sz w:val="24"/>
          <w:szCs w:val="24"/>
        </w:rPr>
        <w:t xml:space="preserve"> que el presente contrato de Consultoría se</w:t>
      </w:r>
      <w:r w:rsidR="005A78CE" w:rsidRPr="00A67C5C">
        <w:rPr>
          <w:rFonts w:ascii="Arial Narrow" w:hAnsi="Arial Narrow" w:cs="Arial"/>
          <w:sz w:val="24"/>
          <w:szCs w:val="24"/>
        </w:rPr>
        <w:t>rá</w:t>
      </w:r>
      <w:r w:rsidR="00F52149" w:rsidRPr="00A67C5C">
        <w:rPr>
          <w:rFonts w:ascii="Arial Narrow" w:hAnsi="Arial Narrow" w:cs="Arial"/>
          <w:sz w:val="24"/>
          <w:szCs w:val="24"/>
        </w:rPr>
        <w:t xml:space="preserve"> </w:t>
      </w:r>
      <w:r w:rsidR="009976B6" w:rsidRPr="00A67C5C">
        <w:rPr>
          <w:rFonts w:ascii="Arial Narrow" w:hAnsi="Arial Narrow" w:cs="Arial"/>
          <w:sz w:val="24"/>
          <w:szCs w:val="24"/>
        </w:rPr>
        <w:t>por la suma total de</w:t>
      </w:r>
      <w:r w:rsidR="009976B6" w:rsidRPr="00A67C5C">
        <w:rPr>
          <w:rFonts w:ascii="Arial Narrow" w:hAnsi="Arial Narrow" w:cs="Arial"/>
          <w:bCs/>
          <w:sz w:val="24"/>
          <w:szCs w:val="24"/>
        </w:rPr>
        <w:t xml:space="preserve"> </w:t>
      </w:r>
      <w:r w:rsidR="008D6A07">
        <w:rPr>
          <w:rFonts w:ascii="Arial Narrow" w:hAnsi="Arial Narrow" w:cs="Arial"/>
          <w:b/>
          <w:sz w:val="24"/>
          <w:szCs w:val="24"/>
        </w:rPr>
        <w:t>XXXXXXXXXXXX</w:t>
      </w:r>
      <w:r w:rsidR="00F24A48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F24A48" w:rsidRPr="00A67C5C">
        <w:rPr>
          <w:rFonts w:ascii="Arial Narrow" w:hAnsi="Arial Narrow" w:cs="Arial"/>
          <w:b/>
          <w:bCs/>
          <w:sz w:val="24"/>
          <w:szCs w:val="24"/>
        </w:rPr>
        <w:t>DÓLARES</w:t>
      </w:r>
      <w:r w:rsidR="009976B6" w:rsidRPr="00A67C5C">
        <w:rPr>
          <w:rFonts w:ascii="Arial Narrow" w:hAnsi="Arial Narrow" w:cs="Arial"/>
          <w:b/>
          <w:bCs/>
          <w:sz w:val="24"/>
          <w:szCs w:val="24"/>
        </w:rPr>
        <w:t xml:space="preserve"> AMERICANOS CON 00/100 </w:t>
      </w:r>
      <w:r w:rsidR="006829CA" w:rsidRPr="00A67C5C">
        <w:rPr>
          <w:rFonts w:ascii="Arial Narrow" w:hAnsi="Arial Narrow" w:cs="Arial"/>
          <w:b/>
          <w:bCs/>
          <w:sz w:val="24"/>
          <w:szCs w:val="24"/>
        </w:rPr>
        <w:t>CENTAVOS</w:t>
      </w:r>
      <w:r w:rsidR="009976B6" w:rsidRPr="00A67C5C">
        <w:rPr>
          <w:rFonts w:ascii="Arial Narrow" w:hAnsi="Arial Narrow" w:cs="Arial"/>
          <w:b/>
          <w:bCs/>
          <w:sz w:val="24"/>
          <w:szCs w:val="24"/>
        </w:rPr>
        <w:t xml:space="preserve"> (US$</w:t>
      </w:r>
      <w:r w:rsidR="008D6A07">
        <w:rPr>
          <w:rFonts w:ascii="Arial Narrow" w:hAnsi="Arial Narrow" w:cs="Arial"/>
          <w:b/>
          <w:bCs/>
          <w:sz w:val="24"/>
          <w:szCs w:val="24"/>
        </w:rPr>
        <w:t>XXX</w:t>
      </w:r>
      <w:r w:rsidR="009976B6" w:rsidRPr="00A67C5C">
        <w:rPr>
          <w:rFonts w:ascii="Arial Narrow" w:hAnsi="Arial Narrow" w:cs="Arial"/>
          <w:b/>
          <w:bCs/>
          <w:sz w:val="24"/>
          <w:szCs w:val="24"/>
        </w:rPr>
        <w:t>,</w:t>
      </w:r>
      <w:r w:rsidR="008D6A07">
        <w:rPr>
          <w:rFonts w:ascii="Arial Narrow" w:hAnsi="Arial Narrow" w:cs="Arial"/>
          <w:b/>
          <w:bCs/>
          <w:sz w:val="24"/>
          <w:szCs w:val="24"/>
        </w:rPr>
        <w:t>XXXX</w:t>
      </w:r>
      <w:r w:rsidR="009976B6" w:rsidRPr="00A67C5C">
        <w:rPr>
          <w:rFonts w:ascii="Arial Narrow" w:hAnsi="Arial Narrow" w:cs="Arial"/>
          <w:b/>
          <w:bCs/>
          <w:sz w:val="24"/>
          <w:szCs w:val="24"/>
        </w:rPr>
        <w:t xml:space="preserve">.00). </w:t>
      </w:r>
      <w:r w:rsidR="009976B6" w:rsidRPr="00A67C5C">
        <w:rPr>
          <w:rFonts w:ascii="Arial Narrow" w:hAnsi="Arial Narrow" w:cs="Arial"/>
          <w:b/>
          <w:sz w:val="24"/>
          <w:szCs w:val="24"/>
        </w:rPr>
        <w:t>LA CONTRATANTE</w:t>
      </w:r>
      <w:r w:rsidR="009976B6" w:rsidRPr="00A67C5C">
        <w:rPr>
          <w:rFonts w:ascii="Arial Narrow" w:hAnsi="Arial Narrow" w:cs="Arial"/>
          <w:sz w:val="24"/>
          <w:szCs w:val="24"/>
        </w:rPr>
        <w:t xml:space="preserve"> acuerda pagar a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9976B6" w:rsidRPr="00A67C5C">
        <w:rPr>
          <w:rFonts w:ascii="Arial Narrow" w:hAnsi="Arial Narrow" w:cs="Arial"/>
          <w:sz w:val="24"/>
          <w:szCs w:val="24"/>
        </w:rPr>
        <w:t xml:space="preserve"> en los plazos y formas establecidas en la Cláusula</w:t>
      </w:r>
      <w:r w:rsidR="00C743A3" w:rsidRPr="00A67C5C">
        <w:rPr>
          <w:rFonts w:ascii="Arial Narrow" w:hAnsi="Arial Narrow" w:cs="Arial"/>
          <w:sz w:val="24"/>
          <w:szCs w:val="24"/>
        </w:rPr>
        <w:t xml:space="preserve"> Octava</w:t>
      </w:r>
      <w:r w:rsidR="009976B6" w:rsidRPr="00A67C5C">
        <w:rPr>
          <w:rFonts w:ascii="Arial Narrow" w:hAnsi="Arial Narrow" w:cs="Arial"/>
          <w:sz w:val="24"/>
          <w:szCs w:val="24"/>
        </w:rPr>
        <w:t xml:space="preserve"> del presente contrato</w:t>
      </w:r>
      <w:r w:rsidR="00C743A3" w:rsidRPr="00A67C5C">
        <w:rPr>
          <w:rFonts w:ascii="Arial Narrow" w:hAnsi="Arial Narrow" w:cs="Arial"/>
          <w:sz w:val="24"/>
          <w:szCs w:val="24"/>
        </w:rPr>
        <w:t>.</w:t>
      </w:r>
    </w:p>
    <w:p w14:paraId="7C8C0C08" w14:textId="77777777" w:rsidR="00EC1EC9" w:rsidRPr="00EC1EC9" w:rsidRDefault="00EC1EC9" w:rsidP="00EC1EC9">
      <w:pPr>
        <w:spacing w:after="0"/>
        <w:jc w:val="both"/>
        <w:rPr>
          <w:rFonts w:ascii="Arial Narrow" w:hAnsi="Arial Narrow" w:cs="Arial"/>
          <w:sz w:val="16"/>
          <w:szCs w:val="16"/>
        </w:rPr>
      </w:pPr>
    </w:p>
    <w:p w14:paraId="23B67FAD" w14:textId="77777777" w:rsidR="00150084" w:rsidRPr="00A67C5C" w:rsidRDefault="00757BD1" w:rsidP="00BF65ED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Queda entendido y convenido, que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Pr="00A67C5C">
        <w:rPr>
          <w:rFonts w:ascii="Arial Narrow" w:hAnsi="Arial Narrow" w:cs="Arial"/>
          <w:sz w:val="24"/>
          <w:szCs w:val="24"/>
        </w:rPr>
        <w:t xml:space="preserve"> recibirá y aceptará el pago establecido en la Cláusula Sexta del presente contrato, como compensación total por los servicios prestados.</w:t>
      </w:r>
    </w:p>
    <w:p w14:paraId="2B4CD190" w14:textId="77777777" w:rsidR="00150084" w:rsidRPr="00A67C5C" w:rsidRDefault="00150084" w:rsidP="00150084">
      <w:pPr>
        <w:tabs>
          <w:tab w:val="center" w:pos="4252"/>
          <w:tab w:val="right" w:pos="8504"/>
        </w:tabs>
        <w:spacing w:before="120" w:after="240"/>
        <w:jc w:val="both"/>
        <w:rPr>
          <w:rFonts w:ascii="Arial Narrow" w:hAnsi="Arial Narrow" w:cs="Arial"/>
          <w:bCs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LAS PARTES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 acuerdan expresamente que el monto señalado en la presente cláusula constituye un precio fijo, total y definitivo, por lo que </w:t>
      </w:r>
      <w:r w:rsidRPr="00A67C5C">
        <w:rPr>
          <w:rFonts w:ascii="Arial Narrow" w:hAnsi="Arial Narrow" w:cs="Arial"/>
          <w:b/>
          <w:sz w:val="24"/>
          <w:szCs w:val="24"/>
        </w:rPr>
        <w:t>EL CONSULTOR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 reconoce y acepta que no </w:t>
      </w:r>
      <w:r w:rsidR="00F15A4E" w:rsidRPr="00A67C5C">
        <w:rPr>
          <w:rFonts w:ascii="Arial Narrow" w:hAnsi="Arial Narrow" w:cs="Arial"/>
          <w:bCs/>
          <w:sz w:val="24"/>
          <w:szCs w:val="24"/>
        </w:rPr>
        <w:t xml:space="preserve">habrá 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monto distinto a lo expresamente pactado en </w:t>
      </w:r>
      <w:r w:rsidRPr="00A67C5C">
        <w:rPr>
          <w:rFonts w:ascii="Arial Narrow" w:hAnsi="Arial Narrow" w:cs="Arial"/>
          <w:b/>
          <w:sz w:val="24"/>
          <w:szCs w:val="24"/>
        </w:rPr>
        <w:t>EL CONTRATO</w:t>
      </w:r>
      <w:r w:rsidRPr="00A67C5C">
        <w:rPr>
          <w:rFonts w:ascii="Arial Narrow" w:hAnsi="Arial Narrow" w:cs="Arial"/>
          <w:bCs/>
          <w:sz w:val="24"/>
          <w:szCs w:val="24"/>
        </w:rPr>
        <w:t>.</w:t>
      </w:r>
    </w:p>
    <w:p w14:paraId="3D104041" w14:textId="77777777" w:rsidR="00150084" w:rsidRPr="00A67C5C" w:rsidRDefault="00150084" w:rsidP="00150084">
      <w:pPr>
        <w:tabs>
          <w:tab w:val="center" w:pos="4252"/>
          <w:tab w:val="right" w:pos="8504"/>
        </w:tabs>
        <w:spacing w:before="120" w:after="240"/>
        <w:jc w:val="both"/>
        <w:rPr>
          <w:rFonts w:ascii="Arial Narrow" w:hAnsi="Arial Narrow" w:cs="Arial"/>
          <w:bCs/>
          <w:sz w:val="24"/>
          <w:szCs w:val="24"/>
        </w:rPr>
      </w:pPr>
      <w:r w:rsidRPr="00A67C5C">
        <w:rPr>
          <w:rFonts w:ascii="Arial Narrow" w:hAnsi="Arial Narrow" w:cs="Arial"/>
          <w:bCs/>
          <w:sz w:val="24"/>
          <w:szCs w:val="24"/>
        </w:rPr>
        <w:t xml:space="preserve">En consecuencia, se entenderán incluidos dentro del monto contractual todos los costos y gastos directos o indirectos necesarios para la ejecución del objeto de </w:t>
      </w:r>
      <w:r w:rsidRPr="00A67C5C">
        <w:rPr>
          <w:rFonts w:ascii="Arial Narrow" w:hAnsi="Arial Narrow" w:cs="Arial"/>
          <w:b/>
          <w:sz w:val="24"/>
          <w:szCs w:val="24"/>
        </w:rPr>
        <w:t>EL CONTRATO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, incluyendo sin limitarse a: </w:t>
      </w:r>
    </w:p>
    <w:p w14:paraId="337DC745" w14:textId="77777777" w:rsidR="00150084" w:rsidRPr="00A67C5C" w:rsidRDefault="00150084" w:rsidP="00150084">
      <w:pPr>
        <w:numPr>
          <w:ilvl w:val="0"/>
          <w:numId w:val="27"/>
        </w:numPr>
        <w:spacing w:after="0" w:line="240" w:lineRule="auto"/>
        <w:jc w:val="both"/>
        <w:rPr>
          <w:rFonts w:ascii="Arial Narrow" w:hAnsi="Arial Narrow" w:cs="Arial"/>
          <w:bCs/>
          <w:sz w:val="24"/>
          <w:szCs w:val="24"/>
          <w:lang w:val="es-ES"/>
        </w:rPr>
      </w:pPr>
      <w:r w:rsidRPr="00A67C5C">
        <w:rPr>
          <w:rFonts w:ascii="Arial Narrow" w:hAnsi="Arial Narrow" w:cs="Arial"/>
          <w:bCs/>
          <w:sz w:val="24"/>
          <w:szCs w:val="24"/>
        </w:rPr>
        <w:t>Personal técnico, administrativo u operativo</w:t>
      </w:r>
    </w:p>
    <w:p w14:paraId="7B526ABE" w14:textId="77777777" w:rsidR="00150084" w:rsidRPr="00A67C5C" w:rsidRDefault="00150084" w:rsidP="00150084">
      <w:pPr>
        <w:numPr>
          <w:ilvl w:val="0"/>
          <w:numId w:val="27"/>
        </w:numPr>
        <w:spacing w:after="0" w:line="240" w:lineRule="auto"/>
        <w:jc w:val="both"/>
        <w:rPr>
          <w:rFonts w:ascii="Arial Narrow" w:hAnsi="Arial Narrow" w:cs="Arial"/>
          <w:bCs/>
          <w:sz w:val="24"/>
          <w:szCs w:val="24"/>
          <w:lang w:val="es-ES"/>
        </w:rPr>
      </w:pPr>
      <w:r w:rsidRPr="00A67C5C">
        <w:rPr>
          <w:rFonts w:ascii="Arial Narrow" w:hAnsi="Arial Narrow" w:cs="Arial"/>
          <w:bCs/>
          <w:sz w:val="24"/>
          <w:szCs w:val="24"/>
        </w:rPr>
        <w:t>Materiales, equipos e insumos</w:t>
      </w:r>
    </w:p>
    <w:p w14:paraId="23D60292" w14:textId="77777777" w:rsidR="00150084" w:rsidRPr="00A67C5C" w:rsidRDefault="00150084" w:rsidP="00150084">
      <w:pPr>
        <w:numPr>
          <w:ilvl w:val="0"/>
          <w:numId w:val="27"/>
        </w:numPr>
        <w:spacing w:after="0" w:line="240" w:lineRule="auto"/>
        <w:jc w:val="both"/>
        <w:rPr>
          <w:rFonts w:ascii="Arial Narrow" w:hAnsi="Arial Narrow" w:cs="Arial"/>
          <w:bCs/>
          <w:sz w:val="24"/>
          <w:szCs w:val="24"/>
          <w:lang w:val="es-ES"/>
        </w:rPr>
      </w:pPr>
      <w:r w:rsidRPr="00A67C5C">
        <w:rPr>
          <w:rFonts w:ascii="Arial Narrow" w:hAnsi="Arial Narrow" w:cs="Arial"/>
          <w:bCs/>
          <w:sz w:val="24"/>
          <w:szCs w:val="24"/>
        </w:rPr>
        <w:t>Incrementos en costos de materiales</w:t>
      </w:r>
    </w:p>
    <w:p w14:paraId="642D6524" w14:textId="77777777" w:rsidR="00150084" w:rsidRPr="00A67C5C" w:rsidRDefault="00150084" w:rsidP="00602F96">
      <w:pPr>
        <w:numPr>
          <w:ilvl w:val="0"/>
          <w:numId w:val="27"/>
        </w:numPr>
        <w:spacing w:after="0" w:line="240" w:lineRule="auto"/>
        <w:jc w:val="both"/>
        <w:rPr>
          <w:rFonts w:ascii="Arial Narrow" w:hAnsi="Arial Narrow" w:cs="Arial"/>
          <w:bCs/>
          <w:sz w:val="24"/>
          <w:szCs w:val="24"/>
          <w:lang w:val="es-ES"/>
        </w:rPr>
      </w:pPr>
      <w:r w:rsidRPr="00A67C5C">
        <w:rPr>
          <w:rFonts w:ascii="Arial Narrow" w:hAnsi="Arial Narrow" w:cs="Arial"/>
          <w:bCs/>
          <w:sz w:val="24"/>
          <w:szCs w:val="24"/>
          <w:lang w:val="es-ES"/>
        </w:rPr>
        <w:t xml:space="preserve">Cualquier gasto o contingencia relacionado con la ejecución del objeto de </w:t>
      </w:r>
      <w:r w:rsidRPr="00A67C5C">
        <w:rPr>
          <w:rFonts w:ascii="Arial Narrow" w:hAnsi="Arial Narrow" w:cs="Arial"/>
          <w:b/>
          <w:sz w:val="24"/>
          <w:szCs w:val="24"/>
          <w:lang w:val="es-ES"/>
        </w:rPr>
        <w:t>EL CONTRATO</w:t>
      </w:r>
      <w:r w:rsidRPr="00A67C5C">
        <w:rPr>
          <w:rFonts w:ascii="Arial Narrow" w:hAnsi="Arial Narrow" w:cs="Arial"/>
          <w:bCs/>
          <w:sz w:val="24"/>
          <w:szCs w:val="24"/>
          <w:lang w:val="es-ES"/>
        </w:rPr>
        <w:t>.</w:t>
      </w:r>
    </w:p>
    <w:p w14:paraId="3C8E0892" w14:textId="77777777" w:rsidR="00602F96" w:rsidRPr="00A67C5C" w:rsidRDefault="00602F96" w:rsidP="00602F96">
      <w:pPr>
        <w:spacing w:after="0" w:line="240" w:lineRule="auto"/>
        <w:ind w:left="1068"/>
        <w:jc w:val="both"/>
        <w:rPr>
          <w:rFonts w:ascii="Arial Narrow" w:hAnsi="Arial Narrow" w:cs="Arial"/>
          <w:bCs/>
          <w:sz w:val="24"/>
          <w:szCs w:val="24"/>
          <w:lang w:val="es-ES"/>
        </w:rPr>
      </w:pPr>
    </w:p>
    <w:p w14:paraId="2FEB917F" w14:textId="77777777" w:rsidR="00150084" w:rsidRPr="00A67C5C" w:rsidRDefault="00150084" w:rsidP="00150084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Cs/>
          <w:sz w:val="24"/>
          <w:szCs w:val="24"/>
          <w:lang w:val="es-ES"/>
        </w:rPr>
        <w:t xml:space="preserve">Por tanto, declara </w:t>
      </w:r>
      <w:r w:rsidRPr="00A67C5C">
        <w:rPr>
          <w:rFonts w:ascii="Arial Narrow" w:hAnsi="Arial Narrow" w:cs="Arial"/>
          <w:b/>
          <w:sz w:val="24"/>
          <w:szCs w:val="24"/>
          <w:lang w:val="es-ES"/>
        </w:rPr>
        <w:t>EL CONSULTOR</w:t>
      </w:r>
      <w:r w:rsidRPr="00A67C5C">
        <w:rPr>
          <w:rFonts w:ascii="Arial Narrow" w:hAnsi="Arial Narrow" w:cs="Arial"/>
          <w:bCs/>
          <w:sz w:val="24"/>
          <w:szCs w:val="24"/>
          <w:lang w:val="es-ES"/>
        </w:rPr>
        <w:t xml:space="preserve"> que no tendrá reclamación presente, pasada o futura que realizar con respecto a sobrecostos, reajustes, compensaciones o reconocimientos económicos adicionales derivados de la ejecución de </w:t>
      </w:r>
      <w:r w:rsidRPr="00A67C5C">
        <w:rPr>
          <w:rFonts w:ascii="Arial Narrow" w:hAnsi="Arial Narrow" w:cs="Arial"/>
          <w:b/>
          <w:sz w:val="24"/>
          <w:szCs w:val="24"/>
          <w:lang w:val="es-ES"/>
        </w:rPr>
        <w:t>EL CONTRATO.</w:t>
      </w:r>
    </w:p>
    <w:p w14:paraId="7B398169" w14:textId="77777777" w:rsidR="00BF65ED" w:rsidRPr="00A67C5C" w:rsidRDefault="00BF65ED" w:rsidP="00BF65ED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14:paraId="682695E6" w14:textId="77777777" w:rsidR="00C743A3" w:rsidRPr="00A67C5C" w:rsidRDefault="000C3DFE" w:rsidP="00E52CAD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SÉPTIMA. -</w:t>
      </w:r>
      <w:r w:rsidR="00317C14" w:rsidRPr="00A67C5C">
        <w:rPr>
          <w:rFonts w:ascii="Arial Narrow" w:hAnsi="Arial Narrow" w:cs="Arial"/>
          <w:b/>
          <w:sz w:val="24"/>
          <w:szCs w:val="24"/>
        </w:rPr>
        <w:t xml:space="preserve"> PROCEDENCIA DE LOS FONDOS: </w:t>
      </w:r>
      <w:r w:rsidR="00317C14" w:rsidRPr="00A67C5C">
        <w:rPr>
          <w:rFonts w:ascii="Arial Narrow" w:hAnsi="Arial Narrow" w:cs="Arial"/>
          <w:sz w:val="24"/>
          <w:szCs w:val="24"/>
        </w:rPr>
        <w:t xml:space="preserve">Los recursos para el pago de las obligaciones adquiridas en el presente Contrato por parte de </w:t>
      </w:r>
      <w:r w:rsidR="00317C14" w:rsidRPr="00A67C5C">
        <w:rPr>
          <w:rFonts w:ascii="Arial Narrow" w:hAnsi="Arial Narrow" w:cs="Arial"/>
          <w:b/>
          <w:sz w:val="24"/>
          <w:szCs w:val="24"/>
        </w:rPr>
        <w:t>LA CONTRATANTE</w:t>
      </w:r>
      <w:r w:rsidR="00317C14" w:rsidRPr="00A67C5C">
        <w:rPr>
          <w:rFonts w:ascii="Arial Narrow" w:hAnsi="Arial Narrow" w:cs="Arial"/>
          <w:sz w:val="24"/>
          <w:szCs w:val="24"/>
        </w:rPr>
        <w:t xml:space="preserve"> provienen</w:t>
      </w:r>
      <w:r w:rsidR="00C743A3" w:rsidRPr="00A67C5C">
        <w:rPr>
          <w:rFonts w:ascii="Arial Narrow" w:hAnsi="Arial Narrow" w:cs="Arial"/>
          <w:sz w:val="24"/>
          <w:szCs w:val="24"/>
        </w:rPr>
        <w:t xml:space="preserve"> </w:t>
      </w:r>
      <w:r w:rsidR="00C743A3" w:rsidRPr="00A67C5C">
        <w:rPr>
          <w:rFonts w:ascii="Arial Narrow" w:hAnsi="Arial Narrow" w:cs="Arial"/>
          <w:bCs/>
          <w:sz w:val="24"/>
          <w:szCs w:val="24"/>
        </w:rPr>
        <w:t>de</w:t>
      </w:r>
      <w:r w:rsidR="00E47015" w:rsidRPr="00A67C5C">
        <w:rPr>
          <w:rFonts w:ascii="Arial Narrow" w:hAnsi="Arial Narrow" w:cs="Arial"/>
          <w:bCs/>
          <w:sz w:val="24"/>
          <w:szCs w:val="24"/>
        </w:rPr>
        <w:t>l Fondo</w:t>
      </w:r>
      <w:r w:rsidR="00E52CAD" w:rsidRPr="00A67C5C">
        <w:rPr>
          <w:rFonts w:ascii="Arial Narrow" w:hAnsi="Arial Narrow" w:cs="Arial"/>
          <w:bCs/>
          <w:sz w:val="24"/>
          <w:szCs w:val="24"/>
        </w:rPr>
        <w:t xml:space="preserve"> del Programa de las Naciones Unidas para el Medio Ambiente</w:t>
      </w:r>
      <w:r w:rsidR="00E20172" w:rsidRPr="00A67C5C">
        <w:rPr>
          <w:rFonts w:ascii="Arial Narrow" w:hAnsi="Arial Narrow" w:cs="Arial"/>
          <w:bCs/>
          <w:sz w:val="24"/>
          <w:szCs w:val="24"/>
        </w:rPr>
        <w:t xml:space="preserve"> (PNUMA) </w:t>
      </w:r>
      <w:r w:rsidR="00E20172" w:rsidRPr="00A67C5C">
        <w:rPr>
          <w:rFonts w:ascii="Arial Narrow" w:hAnsi="Arial Narrow" w:cs="Arial"/>
          <w:sz w:val="24"/>
          <w:szCs w:val="24"/>
        </w:rPr>
        <w:t xml:space="preserve">Proyecto </w:t>
      </w:r>
      <w:r w:rsidR="00E52CAD" w:rsidRPr="00A67C5C">
        <w:rPr>
          <w:rFonts w:ascii="Arial Narrow" w:hAnsi="Arial Narrow" w:cs="Arial"/>
          <w:sz w:val="24"/>
          <w:szCs w:val="24"/>
        </w:rPr>
        <w:t xml:space="preserve">“Fomentando la adaptación al cambio climático en Panamá a través del enfoque </w:t>
      </w:r>
      <w:proofErr w:type="spellStart"/>
      <w:r w:rsidR="00E52CAD" w:rsidRPr="00A67C5C">
        <w:rPr>
          <w:rFonts w:ascii="Arial Narrow" w:hAnsi="Arial Narrow" w:cs="Arial"/>
          <w:sz w:val="24"/>
          <w:szCs w:val="24"/>
        </w:rPr>
        <w:t>ecosistémico</w:t>
      </w:r>
      <w:proofErr w:type="spellEnd"/>
      <w:r w:rsidR="00E52CAD" w:rsidRPr="00A67C5C">
        <w:rPr>
          <w:rFonts w:ascii="Arial Narrow" w:hAnsi="Arial Narrow" w:cs="Arial"/>
          <w:sz w:val="24"/>
          <w:szCs w:val="24"/>
        </w:rPr>
        <w:t xml:space="preserve"> para la seguridad hídrica a nivel de cuencas hidrográficas – Cuencas </w:t>
      </w:r>
      <w:proofErr w:type="spellStart"/>
      <w:r w:rsidR="00E52CAD" w:rsidRPr="00A67C5C">
        <w:rPr>
          <w:rFonts w:ascii="Arial Narrow" w:hAnsi="Arial Narrow" w:cs="Arial"/>
          <w:sz w:val="24"/>
          <w:szCs w:val="24"/>
        </w:rPr>
        <w:t>Resilientes</w:t>
      </w:r>
      <w:proofErr w:type="spellEnd"/>
      <w:r w:rsidR="00E52CAD" w:rsidRPr="00A67C5C">
        <w:rPr>
          <w:rFonts w:ascii="Arial Narrow" w:hAnsi="Arial Narrow" w:cs="Arial"/>
          <w:sz w:val="24"/>
          <w:szCs w:val="24"/>
        </w:rPr>
        <w:t>”.</w:t>
      </w:r>
      <w:r w:rsidR="00E47015" w:rsidRPr="00A67C5C">
        <w:rPr>
          <w:rFonts w:ascii="Arial Narrow" w:hAnsi="Arial Narrow" w:cs="Arial"/>
          <w:bCs/>
          <w:sz w:val="24"/>
          <w:szCs w:val="24"/>
        </w:rPr>
        <w:t xml:space="preserve"> </w:t>
      </w:r>
    </w:p>
    <w:p w14:paraId="2B518308" w14:textId="77777777" w:rsidR="00C743A3" w:rsidRPr="00A67C5C" w:rsidRDefault="00317C14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 </w:t>
      </w:r>
    </w:p>
    <w:p w14:paraId="711C81A6" w14:textId="77777777" w:rsidR="005B443A" w:rsidRPr="00A67C5C" w:rsidRDefault="000C3DFE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OCTAVA. -</w:t>
      </w:r>
      <w:r w:rsidR="00AD291A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5B443A" w:rsidRPr="00A67C5C">
        <w:rPr>
          <w:rFonts w:ascii="Arial Narrow" w:hAnsi="Arial Narrow" w:cs="Arial"/>
          <w:b/>
          <w:sz w:val="24"/>
          <w:szCs w:val="24"/>
        </w:rPr>
        <w:t xml:space="preserve">DESEMBOLSOS Y FORMAS DE PAGO: </w:t>
      </w:r>
      <w:r w:rsidR="005B443A" w:rsidRPr="00A67C5C">
        <w:rPr>
          <w:rFonts w:ascii="Arial Narrow" w:hAnsi="Arial Narrow" w:cs="Arial"/>
          <w:b/>
          <w:bCs/>
          <w:sz w:val="24"/>
          <w:szCs w:val="24"/>
        </w:rPr>
        <w:t>LA CONTRATANTE</w:t>
      </w:r>
      <w:r w:rsidR="005B443A" w:rsidRPr="00A67C5C">
        <w:rPr>
          <w:rFonts w:ascii="Arial Narrow" w:hAnsi="Arial Narrow" w:cs="Arial"/>
          <w:sz w:val="24"/>
          <w:szCs w:val="24"/>
        </w:rPr>
        <w:t xml:space="preserve"> se compromete a efectuar </w:t>
      </w:r>
      <w:r w:rsidR="00317366" w:rsidRPr="00A67C5C">
        <w:rPr>
          <w:rFonts w:ascii="Arial Narrow" w:hAnsi="Arial Narrow" w:cs="Arial"/>
          <w:sz w:val="24"/>
          <w:szCs w:val="24"/>
        </w:rPr>
        <w:t xml:space="preserve">seis </w:t>
      </w:r>
      <w:r w:rsidR="00981036" w:rsidRPr="00A67C5C">
        <w:rPr>
          <w:rFonts w:ascii="Arial Narrow" w:hAnsi="Arial Narrow" w:cs="Arial"/>
          <w:sz w:val="24"/>
          <w:szCs w:val="24"/>
        </w:rPr>
        <w:t>(</w:t>
      </w:r>
      <w:r w:rsidR="00317366" w:rsidRPr="00A67C5C">
        <w:rPr>
          <w:rFonts w:ascii="Arial Narrow" w:hAnsi="Arial Narrow" w:cs="Arial"/>
          <w:sz w:val="24"/>
          <w:szCs w:val="24"/>
        </w:rPr>
        <w:t>6</w:t>
      </w:r>
      <w:r w:rsidR="00981036" w:rsidRPr="00A67C5C">
        <w:rPr>
          <w:rFonts w:ascii="Arial Narrow" w:hAnsi="Arial Narrow" w:cs="Arial"/>
          <w:sz w:val="24"/>
          <w:szCs w:val="24"/>
        </w:rPr>
        <w:t>)</w:t>
      </w:r>
      <w:r w:rsidR="005B443A" w:rsidRPr="00A67C5C">
        <w:rPr>
          <w:rFonts w:ascii="Arial Narrow" w:hAnsi="Arial Narrow" w:cs="Arial"/>
          <w:sz w:val="24"/>
          <w:szCs w:val="24"/>
        </w:rPr>
        <w:t xml:space="preserve"> pago</w:t>
      </w:r>
      <w:r w:rsidR="00E8043E" w:rsidRPr="00A67C5C">
        <w:rPr>
          <w:rFonts w:ascii="Arial Narrow" w:hAnsi="Arial Narrow" w:cs="Arial"/>
          <w:sz w:val="24"/>
          <w:szCs w:val="24"/>
        </w:rPr>
        <w:t>s</w:t>
      </w:r>
      <w:r w:rsidR="005B443A" w:rsidRPr="00A67C5C">
        <w:rPr>
          <w:rFonts w:ascii="Arial Narrow" w:hAnsi="Arial Narrow" w:cs="Arial"/>
          <w:sz w:val="24"/>
          <w:szCs w:val="24"/>
        </w:rPr>
        <w:t xml:space="preserve"> a favor de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5B443A" w:rsidRPr="00A67C5C">
        <w:rPr>
          <w:rFonts w:ascii="Arial Narrow" w:hAnsi="Arial Narrow" w:cs="Arial"/>
          <w:sz w:val="24"/>
          <w:szCs w:val="24"/>
        </w:rPr>
        <w:t>, de la siguiente manera:</w:t>
      </w:r>
    </w:p>
    <w:p w14:paraId="6DA6C2E6" w14:textId="77777777" w:rsidR="001C5AAF" w:rsidRPr="00A67C5C" w:rsidRDefault="001C5AAF" w:rsidP="00E0133C">
      <w:pPr>
        <w:pStyle w:val="Prrafodelista"/>
        <w:spacing w:after="4" w:line="276" w:lineRule="auto"/>
        <w:ind w:left="0" w:right="4"/>
        <w:jc w:val="both"/>
        <w:rPr>
          <w:rFonts w:ascii="Arial Narrow" w:hAnsi="Arial Narrow" w:cs="Arial"/>
          <w:sz w:val="24"/>
          <w:szCs w:val="24"/>
        </w:rPr>
      </w:pPr>
    </w:p>
    <w:p w14:paraId="318FECAA" w14:textId="77777777" w:rsidR="00022483" w:rsidRPr="00A67C5C" w:rsidRDefault="00022483" w:rsidP="00382C10">
      <w:pPr>
        <w:pStyle w:val="Prrafodelista"/>
        <w:numPr>
          <w:ilvl w:val="0"/>
          <w:numId w:val="22"/>
        </w:numPr>
        <w:spacing w:after="4" w:line="276" w:lineRule="auto"/>
        <w:ind w:left="709" w:right="4" w:hanging="283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Un primer desembolso por la suma de </w:t>
      </w:r>
      <w:r w:rsidR="008D6A07">
        <w:rPr>
          <w:rFonts w:ascii="Arial Narrow" w:hAnsi="Arial Narrow" w:cs="Arial"/>
          <w:b/>
          <w:bCs/>
          <w:sz w:val="24"/>
          <w:szCs w:val="24"/>
        </w:rPr>
        <w:t>XXXXXXXX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 DÓLARES AMERICANOS CON 00/100 CENTESIMOS (US$</w:t>
      </w:r>
      <w:r w:rsidR="008D6A07">
        <w:rPr>
          <w:rFonts w:ascii="Arial Narrow" w:hAnsi="Arial Narrow" w:cs="Arial"/>
          <w:b/>
          <w:bCs/>
          <w:sz w:val="24"/>
          <w:szCs w:val="24"/>
        </w:rPr>
        <w:t>XXX</w:t>
      </w:r>
      <w:r w:rsidRPr="00A67C5C">
        <w:rPr>
          <w:rFonts w:ascii="Arial Narrow" w:hAnsi="Arial Narrow" w:cs="Arial"/>
          <w:b/>
          <w:bCs/>
          <w:sz w:val="24"/>
          <w:szCs w:val="24"/>
        </w:rPr>
        <w:t>,000.00)</w:t>
      </w:r>
      <w:r w:rsidRPr="00A67C5C">
        <w:rPr>
          <w:rFonts w:ascii="Arial Narrow" w:hAnsi="Arial Narrow" w:cs="Arial"/>
          <w:sz w:val="24"/>
          <w:szCs w:val="24"/>
        </w:rPr>
        <w:t xml:space="preserve">, el cual estará sujeto a la entrega a satisfacción y aprobación de </w:t>
      </w:r>
      <w:r w:rsidRPr="00A67C5C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A67C5C">
        <w:rPr>
          <w:rFonts w:ascii="Arial Narrow" w:hAnsi="Arial Narrow" w:cs="Arial"/>
          <w:sz w:val="24"/>
          <w:szCs w:val="24"/>
        </w:rPr>
        <w:t xml:space="preserve"> del informe de avance mensual de los productos establecidos en la Cláusula Segunda de este Contrato.</w:t>
      </w:r>
    </w:p>
    <w:p w14:paraId="7976FA04" w14:textId="77777777" w:rsidR="00022483" w:rsidRPr="00EC1EC9" w:rsidRDefault="00022483" w:rsidP="007A392F">
      <w:pPr>
        <w:spacing w:after="4"/>
        <w:ind w:right="4"/>
        <w:contextualSpacing/>
        <w:jc w:val="both"/>
        <w:rPr>
          <w:rFonts w:ascii="Arial Narrow" w:hAnsi="Arial Narrow" w:cs="Arial"/>
          <w:sz w:val="16"/>
          <w:szCs w:val="16"/>
        </w:rPr>
      </w:pPr>
    </w:p>
    <w:p w14:paraId="6462577F" w14:textId="77777777" w:rsidR="00022483" w:rsidRPr="00A67C5C" w:rsidRDefault="00022483" w:rsidP="00382C10">
      <w:pPr>
        <w:pStyle w:val="Prrafodelista"/>
        <w:numPr>
          <w:ilvl w:val="0"/>
          <w:numId w:val="22"/>
        </w:numPr>
        <w:spacing w:after="4" w:line="276" w:lineRule="auto"/>
        <w:ind w:left="709" w:right="4" w:hanging="283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Un segundo desembolso por la suma de </w:t>
      </w:r>
      <w:r w:rsidR="008D6A07">
        <w:rPr>
          <w:rFonts w:ascii="Arial Narrow" w:hAnsi="Arial Narrow" w:cs="Arial"/>
          <w:b/>
          <w:bCs/>
          <w:sz w:val="24"/>
          <w:szCs w:val="24"/>
        </w:rPr>
        <w:t>XXXXXXX</w:t>
      </w:r>
      <w:r w:rsidR="0078153E" w:rsidRPr="00A67C5C">
        <w:rPr>
          <w:rFonts w:ascii="Arial Narrow" w:hAnsi="Arial Narrow" w:cs="Arial"/>
          <w:b/>
          <w:bCs/>
          <w:sz w:val="24"/>
          <w:szCs w:val="24"/>
        </w:rPr>
        <w:t xml:space="preserve"> MIL DÓLARES AMERICANOS CON 00/100 CENTESIMOS (US$</w:t>
      </w:r>
      <w:r w:rsidR="008D6A07">
        <w:rPr>
          <w:rFonts w:ascii="Arial Narrow" w:hAnsi="Arial Narrow" w:cs="Arial"/>
          <w:b/>
          <w:bCs/>
          <w:sz w:val="24"/>
          <w:szCs w:val="24"/>
        </w:rPr>
        <w:t>XXXXX</w:t>
      </w:r>
      <w:r w:rsidR="0078153E" w:rsidRPr="00A67C5C">
        <w:rPr>
          <w:rFonts w:ascii="Arial Narrow" w:hAnsi="Arial Narrow" w:cs="Arial"/>
          <w:b/>
          <w:bCs/>
          <w:sz w:val="24"/>
          <w:szCs w:val="24"/>
        </w:rPr>
        <w:t>,000.00)</w:t>
      </w:r>
      <w:r w:rsidR="0078153E" w:rsidRPr="00A67C5C">
        <w:rPr>
          <w:rFonts w:ascii="Arial Narrow" w:hAnsi="Arial Narrow" w:cs="Arial"/>
          <w:sz w:val="24"/>
          <w:szCs w:val="24"/>
        </w:rPr>
        <w:t xml:space="preserve">, el cual estará sujeto a la entrega a satisfacción y aprobación de </w:t>
      </w:r>
      <w:r w:rsidR="0078153E" w:rsidRPr="00A67C5C">
        <w:rPr>
          <w:rFonts w:ascii="Arial Narrow" w:hAnsi="Arial Narrow" w:cs="Arial"/>
          <w:b/>
          <w:bCs/>
          <w:sz w:val="24"/>
          <w:szCs w:val="24"/>
        </w:rPr>
        <w:t>LA CONTRATANTE</w:t>
      </w:r>
      <w:r w:rsidR="0078153E" w:rsidRPr="00A67C5C">
        <w:rPr>
          <w:rFonts w:ascii="Arial Narrow" w:hAnsi="Arial Narrow" w:cs="Arial"/>
          <w:sz w:val="24"/>
          <w:szCs w:val="24"/>
        </w:rPr>
        <w:t xml:space="preserve"> del informe de avance mensual de los productos establecidos en la Cláusula Segunda de este Contrato</w:t>
      </w:r>
      <w:r w:rsidRPr="00A67C5C">
        <w:rPr>
          <w:rFonts w:ascii="Arial Narrow" w:hAnsi="Arial Narrow" w:cs="Arial"/>
          <w:sz w:val="24"/>
          <w:szCs w:val="24"/>
        </w:rPr>
        <w:t>.</w:t>
      </w:r>
    </w:p>
    <w:p w14:paraId="2BC3A07E" w14:textId="77777777" w:rsidR="00EC1EC9" w:rsidRPr="00EC1EC9" w:rsidRDefault="00EC1EC9" w:rsidP="00476660">
      <w:pPr>
        <w:spacing w:after="0"/>
        <w:contextualSpacing/>
        <w:jc w:val="both"/>
        <w:rPr>
          <w:rFonts w:ascii="Arial Narrow" w:eastAsia="Times New Roman" w:hAnsi="Arial Narrow" w:cs="Arial"/>
          <w:bCs/>
          <w:sz w:val="16"/>
          <w:szCs w:val="16"/>
          <w:lang w:val="es-CO" w:eastAsia="es-ES"/>
        </w:rPr>
      </w:pPr>
    </w:p>
    <w:p w14:paraId="0AF0D732" w14:textId="77777777" w:rsidR="00EC1EC9" w:rsidRDefault="00022483" w:rsidP="00EC1EC9">
      <w:pPr>
        <w:spacing w:after="0"/>
        <w:contextualSpacing/>
        <w:jc w:val="both"/>
        <w:rPr>
          <w:rFonts w:ascii="Arial Narrow" w:eastAsia="Times New Roman" w:hAnsi="Arial Narrow" w:cs="Arial"/>
          <w:bCs/>
          <w:sz w:val="24"/>
          <w:szCs w:val="24"/>
          <w:lang w:val="es-CO" w:eastAsia="es-ES"/>
        </w:rPr>
      </w:pPr>
      <w:r w:rsidRPr="00A67C5C">
        <w:rPr>
          <w:rFonts w:ascii="Arial Narrow" w:eastAsia="Times New Roman" w:hAnsi="Arial Narrow" w:cs="Arial"/>
          <w:bCs/>
          <w:sz w:val="24"/>
          <w:szCs w:val="24"/>
          <w:lang w:val="es-CO" w:eastAsia="es-ES"/>
        </w:rPr>
        <w:t>El pago de los desembolsos se realizará mediante efectivo, cheque o sistema de pago automático.</w:t>
      </w:r>
    </w:p>
    <w:p w14:paraId="547C4F56" w14:textId="77777777" w:rsidR="00E43E61" w:rsidRDefault="00E43E61" w:rsidP="00EC1EC9">
      <w:pPr>
        <w:spacing w:after="0"/>
        <w:contextualSpacing/>
        <w:jc w:val="both"/>
        <w:rPr>
          <w:rFonts w:ascii="Arial Narrow" w:eastAsia="Times New Roman" w:hAnsi="Arial Narrow" w:cs="Arial"/>
          <w:bCs/>
          <w:sz w:val="24"/>
          <w:szCs w:val="24"/>
          <w:lang w:val="es-CO" w:eastAsia="es-ES"/>
        </w:rPr>
      </w:pPr>
    </w:p>
    <w:p w14:paraId="3FFC7C98" w14:textId="77777777" w:rsidR="00E43E61" w:rsidRDefault="00E43E61" w:rsidP="00E43E61">
      <w:pPr>
        <w:spacing w:after="0"/>
        <w:jc w:val="both"/>
        <w:rPr>
          <w:ins w:id="3" w:author="Rodrigo Tomas" w:date="2026-08-19T10:33:00Z"/>
          <w:rFonts w:ascii="Arial Narrow" w:hAnsi="Arial Narrow" w:cs="Arial"/>
          <w:sz w:val="24"/>
          <w:szCs w:val="24"/>
        </w:rPr>
      </w:pPr>
      <w:ins w:id="4" w:author="Rodrigo Tomas" w:date="2026-08-19T10:32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CLÁUSULA </w:t>
        </w:r>
        <w:proofErr w:type="spellStart"/>
        <w:r>
          <w:rPr>
            <w:rFonts w:ascii="Arial Narrow" w:hAnsi="Arial Narrow" w:cs="Arial"/>
            <w:b/>
            <w:bCs/>
            <w:sz w:val="24"/>
            <w:szCs w:val="24"/>
          </w:rPr>
          <w:t>xxxxxxx</w:t>
        </w:r>
        <w:proofErr w:type="spellEnd"/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. SANCIONES CONTRACTUALES, INDEMNIZACIÓN Y RESTITUCIÓN DE FONDOS. EL </w:t>
        </w:r>
      </w:ins>
      <w:ins w:id="5" w:author="Rodrigo Tomas" w:date="2026-08-19T10:34:00Z">
        <w:r>
          <w:rPr>
            <w:rFonts w:ascii="Arial Narrow" w:hAnsi="Arial Narrow" w:cs="Arial"/>
            <w:b/>
            <w:bCs/>
            <w:sz w:val="24"/>
            <w:szCs w:val="24"/>
          </w:rPr>
          <w:t>CONSULTOR</w:t>
        </w:r>
      </w:ins>
      <w:ins w:id="6" w:author="Rodrigo Tomas" w:date="2026-08-19T10:32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se obliga a ejecutar las actividades objeto del presente Contrato con la diligencia y responsabilidad exigidas por la legislación vigente de la República de Panamá.</w:t>
        </w:r>
      </w:ins>
    </w:p>
    <w:p w14:paraId="5444B1B4" w14:textId="77777777" w:rsidR="00E43E61" w:rsidRPr="00E43E61" w:rsidRDefault="00E43E61" w:rsidP="00E43E61">
      <w:pPr>
        <w:spacing w:after="0"/>
        <w:jc w:val="both"/>
        <w:rPr>
          <w:ins w:id="7" w:author="Rodrigo Tomas" w:date="2026-08-19T10:32:00Z"/>
          <w:rFonts w:ascii="Arial Narrow" w:hAnsi="Arial Narrow" w:cs="Arial"/>
          <w:sz w:val="24"/>
          <w:szCs w:val="24"/>
        </w:rPr>
      </w:pPr>
    </w:p>
    <w:p w14:paraId="6A62221A" w14:textId="77777777" w:rsidR="00E43E61" w:rsidRPr="00E43E61" w:rsidRDefault="00E43E61" w:rsidP="00E43E61">
      <w:pPr>
        <w:spacing w:after="0"/>
        <w:jc w:val="both"/>
        <w:rPr>
          <w:ins w:id="8" w:author="Rodrigo Tomas" w:date="2026-08-19T10:32:00Z"/>
          <w:rFonts w:ascii="Arial Narrow" w:hAnsi="Arial Narrow" w:cs="Arial"/>
          <w:sz w:val="24"/>
          <w:szCs w:val="24"/>
        </w:rPr>
      </w:pPr>
      <w:ins w:id="9" w:author="Rodrigo Tomas" w:date="2026-08-19T10:32:00Z">
        <w:r w:rsidRPr="00E43E61">
          <w:rPr>
            <w:rFonts w:ascii="Arial Narrow" w:hAnsi="Arial Narrow" w:cs="Arial"/>
            <w:sz w:val="24"/>
            <w:szCs w:val="24"/>
          </w:rPr>
          <w:t>En caso de incumplimiento total o parcial de cualquiera de las obligaciones asumidas, NATURA podrá aplicar las sanciones contractuales correspondientes, incluyendo la suspensión de pagos, retención de sumas pendientes, resolución anticipada del contrato y reclamación de daños y perjuicios.</w:t>
        </w:r>
      </w:ins>
    </w:p>
    <w:p w14:paraId="51C325DF" w14:textId="77777777" w:rsidR="00E43E61" w:rsidRPr="00E43E61" w:rsidRDefault="00E43E61" w:rsidP="00E43E61">
      <w:pPr>
        <w:spacing w:after="0"/>
        <w:jc w:val="both"/>
        <w:rPr>
          <w:ins w:id="10" w:author="Rodrigo Tomas" w:date="2026-08-19T10:32:00Z"/>
          <w:rFonts w:ascii="Arial Narrow" w:hAnsi="Arial Narrow" w:cs="Arial"/>
          <w:sz w:val="24"/>
          <w:szCs w:val="24"/>
        </w:rPr>
      </w:pPr>
    </w:p>
    <w:p w14:paraId="4690C177" w14:textId="77777777" w:rsidR="00E43E61" w:rsidRPr="00E43E61" w:rsidRDefault="00E43E61" w:rsidP="00E43E61">
      <w:pPr>
        <w:spacing w:after="0"/>
        <w:jc w:val="both"/>
        <w:rPr>
          <w:ins w:id="11" w:author="Rodrigo Tomas" w:date="2026-08-19T10:32:00Z"/>
          <w:rFonts w:ascii="Arial Narrow" w:hAnsi="Arial Narrow" w:cs="Arial"/>
          <w:sz w:val="24"/>
          <w:szCs w:val="24"/>
        </w:rPr>
      </w:pPr>
      <w:ins w:id="12" w:author="Rodrigo Tomas" w:date="2026-08-19T10:35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EL </w:t>
        </w:r>
        <w:r>
          <w:rPr>
            <w:rFonts w:ascii="Arial Narrow" w:hAnsi="Arial Narrow" w:cs="Arial"/>
            <w:b/>
            <w:bCs/>
            <w:sz w:val="24"/>
            <w:szCs w:val="24"/>
          </w:rPr>
          <w:t>CONSULTOR</w:t>
        </w:r>
      </w:ins>
      <w:ins w:id="13" w:author="Rodrigo Tomas" w:date="2026-08-19T10:32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deberá reintegrar inmediatamente cualquier fondo, recurso financiero o bien que haya sido utilizado, destinado o administrado en contravención de las disposiciones contractuales, de la legislación panameña o de las condiciones establecidas para la ejecución del proyecto.</w:t>
        </w:r>
      </w:ins>
    </w:p>
    <w:p w14:paraId="3A5AC9D3" w14:textId="77777777" w:rsidR="00E43E61" w:rsidRPr="00E43E61" w:rsidRDefault="00E43E61" w:rsidP="00E43E61">
      <w:pPr>
        <w:spacing w:after="0"/>
        <w:jc w:val="both"/>
        <w:rPr>
          <w:ins w:id="14" w:author="Rodrigo Tomas" w:date="2026-08-19T10:32:00Z"/>
          <w:rFonts w:ascii="Arial Narrow" w:hAnsi="Arial Narrow" w:cs="Arial"/>
          <w:sz w:val="24"/>
          <w:szCs w:val="24"/>
        </w:rPr>
      </w:pPr>
    </w:p>
    <w:p w14:paraId="47FD6417" w14:textId="77777777" w:rsidR="00E43E61" w:rsidRPr="00E43E61" w:rsidRDefault="00E43E61" w:rsidP="00E43E61">
      <w:pPr>
        <w:spacing w:after="0"/>
        <w:jc w:val="both"/>
        <w:rPr>
          <w:ins w:id="15" w:author="Rodrigo Tomas" w:date="2026-08-19T10:32:00Z"/>
          <w:rFonts w:ascii="Arial Narrow" w:hAnsi="Arial Narrow" w:cs="Arial"/>
          <w:sz w:val="24"/>
          <w:szCs w:val="24"/>
        </w:rPr>
      </w:pPr>
      <w:ins w:id="16" w:author="Rodrigo Tomas" w:date="2026-08-19T10:32:00Z">
        <w:r w:rsidRPr="00E43E61">
          <w:rPr>
            <w:rFonts w:ascii="Arial Narrow" w:hAnsi="Arial Narrow" w:cs="Arial"/>
            <w:sz w:val="24"/>
            <w:szCs w:val="24"/>
          </w:rPr>
          <w:t>La restitución de fondos no limitará el derecho de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NATURA </w:t>
        </w:r>
        <w:r w:rsidRPr="00E43E61">
          <w:rPr>
            <w:rFonts w:ascii="Arial Narrow" w:hAnsi="Arial Narrow" w:cs="Arial"/>
            <w:sz w:val="24"/>
            <w:szCs w:val="24"/>
          </w:rPr>
          <w:t xml:space="preserve">a reclamar indemnizaciones adicionales por los daños económicos, administrativos, </w:t>
        </w:r>
        <w:proofErr w:type="spellStart"/>
        <w:r w:rsidRPr="00E43E61">
          <w:rPr>
            <w:rFonts w:ascii="Arial Narrow" w:hAnsi="Arial Narrow" w:cs="Arial"/>
            <w:sz w:val="24"/>
            <w:szCs w:val="24"/>
          </w:rPr>
          <w:t>reputacionales</w:t>
        </w:r>
        <w:proofErr w:type="spellEnd"/>
        <w:r w:rsidRPr="00E43E61">
          <w:rPr>
            <w:rFonts w:ascii="Arial Narrow" w:hAnsi="Arial Narrow" w:cs="Arial"/>
            <w:sz w:val="24"/>
            <w:szCs w:val="24"/>
          </w:rPr>
          <w:t xml:space="preserve"> o legales ocasionados.</w:t>
        </w:r>
      </w:ins>
    </w:p>
    <w:p w14:paraId="5EF5A849" w14:textId="77777777" w:rsidR="00E43E61" w:rsidRDefault="00E43E61" w:rsidP="00EC1EC9">
      <w:pPr>
        <w:spacing w:after="0"/>
        <w:contextualSpacing/>
        <w:jc w:val="both"/>
        <w:rPr>
          <w:rFonts w:ascii="Arial Narrow" w:eastAsia="Times New Roman" w:hAnsi="Arial Narrow" w:cs="Arial"/>
          <w:bCs/>
          <w:sz w:val="24"/>
          <w:szCs w:val="24"/>
          <w:lang w:val="es-CO" w:eastAsia="es-ES"/>
        </w:rPr>
      </w:pPr>
    </w:p>
    <w:p w14:paraId="1145E1DF" w14:textId="77777777" w:rsidR="00EC1EC9" w:rsidRDefault="00EC1EC9" w:rsidP="00EC1EC9">
      <w:pPr>
        <w:spacing w:after="0"/>
        <w:contextualSpacing/>
        <w:jc w:val="both"/>
        <w:rPr>
          <w:rFonts w:ascii="Arial Narrow" w:eastAsia="Times New Roman" w:hAnsi="Arial Narrow" w:cs="Arial"/>
          <w:bCs/>
          <w:sz w:val="24"/>
          <w:szCs w:val="24"/>
          <w:lang w:val="es-CO" w:eastAsia="es-ES"/>
        </w:rPr>
      </w:pPr>
    </w:p>
    <w:p w14:paraId="40F6EA53" w14:textId="77777777" w:rsidR="008A1ADB" w:rsidRPr="00EC1EC9" w:rsidRDefault="000C3DFE" w:rsidP="00EC1EC9">
      <w:pPr>
        <w:spacing w:after="0"/>
        <w:contextualSpacing/>
        <w:jc w:val="both"/>
        <w:rPr>
          <w:rFonts w:ascii="Arial Narrow" w:eastAsia="Times New Roman" w:hAnsi="Arial Narrow" w:cs="Arial"/>
          <w:bCs/>
          <w:sz w:val="24"/>
          <w:szCs w:val="24"/>
          <w:lang w:val="es-CO" w:eastAsia="es-ES"/>
        </w:rPr>
      </w:pPr>
      <w:r w:rsidRPr="00A67C5C">
        <w:rPr>
          <w:rFonts w:ascii="Arial Narrow" w:hAnsi="Arial Narrow" w:cs="Arial"/>
          <w:b/>
          <w:bCs/>
          <w:sz w:val="24"/>
          <w:szCs w:val="24"/>
        </w:rPr>
        <w:t>NOVENA. -</w:t>
      </w:r>
      <w:r w:rsidR="00FF0624" w:rsidRPr="00A67C5C">
        <w:rPr>
          <w:rFonts w:ascii="Arial Narrow" w:hAnsi="Arial Narrow" w:cs="Arial"/>
          <w:b/>
          <w:bCs/>
          <w:sz w:val="24"/>
          <w:szCs w:val="24"/>
        </w:rPr>
        <w:t xml:space="preserve"> PRESENTACIÓN DE INFORMES:</w:t>
      </w:r>
      <w:r w:rsidR="008A1ADB" w:rsidRPr="00A67C5C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8A1ADB" w:rsidRPr="00A67C5C">
        <w:rPr>
          <w:rFonts w:ascii="Arial Narrow" w:hAnsi="Arial Narrow" w:cs="Arial"/>
          <w:sz w:val="24"/>
          <w:szCs w:val="24"/>
        </w:rPr>
        <w:t xml:space="preserve">Acuerdan </w:t>
      </w:r>
      <w:r w:rsidR="008A1ADB"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="008A1ADB" w:rsidRPr="00A67C5C">
        <w:rPr>
          <w:rFonts w:ascii="Arial Narrow" w:hAnsi="Arial Narrow" w:cs="Arial"/>
          <w:sz w:val="24"/>
          <w:szCs w:val="24"/>
        </w:rPr>
        <w:t xml:space="preserve"> que solamente se realizarán dos (2) revisiones de los informes de avance y productos finales y que la presentación de los informes y productos por parte de</w:t>
      </w:r>
      <w:r w:rsidR="008A1ADB" w:rsidRPr="00A67C5C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="008A1ADB" w:rsidRPr="00A67C5C">
        <w:rPr>
          <w:rFonts w:ascii="Arial Narrow" w:hAnsi="Arial Narrow" w:cs="Arial"/>
          <w:b/>
          <w:bCs/>
          <w:sz w:val="24"/>
          <w:szCs w:val="24"/>
        </w:rPr>
        <w:t xml:space="preserve"> a LA CONTRATANTE </w:t>
      </w:r>
      <w:r w:rsidR="008A1ADB" w:rsidRPr="00A67C5C">
        <w:rPr>
          <w:rFonts w:ascii="Arial Narrow" w:hAnsi="Arial Narrow" w:cs="Arial"/>
          <w:sz w:val="24"/>
          <w:szCs w:val="24"/>
        </w:rPr>
        <w:t xml:space="preserve">son una condición para el trámite de los desembolsos que realice </w:t>
      </w:r>
      <w:r w:rsidR="008A1ADB" w:rsidRPr="00A67C5C">
        <w:rPr>
          <w:rFonts w:ascii="Arial Narrow" w:hAnsi="Arial Narrow" w:cs="Arial"/>
          <w:b/>
          <w:bCs/>
          <w:sz w:val="24"/>
          <w:szCs w:val="24"/>
        </w:rPr>
        <w:t>LA CONTRATANTE</w:t>
      </w:r>
      <w:r w:rsidR="008A1ADB" w:rsidRPr="00A67C5C">
        <w:rPr>
          <w:rFonts w:ascii="Arial Narrow" w:hAnsi="Arial Narrow" w:cs="Arial"/>
          <w:sz w:val="24"/>
          <w:szCs w:val="24"/>
        </w:rPr>
        <w:t>, y estarán sujetos a los parámetros establecidos en la cláusula octava.</w:t>
      </w:r>
      <w:r w:rsidR="008A1ADB" w:rsidRPr="00A67C5C">
        <w:rPr>
          <w:rFonts w:ascii="Arial Narrow" w:hAnsi="Arial Narrow" w:cs="Arial"/>
          <w:b/>
          <w:sz w:val="24"/>
          <w:szCs w:val="24"/>
        </w:rPr>
        <w:t xml:space="preserve"> LA CONTRATANTE </w:t>
      </w:r>
      <w:r w:rsidR="008A1ADB" w:rsidRPr="00A67C5C">
        <w:rPr>
          <w:rFonts w:ascii="Arial Narrow" w:hAnsi="Arial Narrow" w:cs="Arial"/>
          <w:sz w:val="24"/>
          <w:szCs w:val="24"/>
        </w:rPr>
        <w:t xml:space="preserve">tendrá diez (10) días hábiles para revisar los documentos en cada revisión.  En caso de que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8A1ADB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8A1ADB" w:rsidRPr="00A67C5C">
        <w:rPr>
          <w:rFonts w:ascii="Arial Narrow" w:hAnsi="Arial Narrow" w:cs="Arial"/>
          <w:sz w:val="24"/>
          <w:szCs w:val="24"/>
        </w:rPr>
        <w:t xml:space="preserve">no se acoja a las recomendaciones y observaciones dentro del plazo de diez (10) días hábiles siguientes a su notificación por parte de </w:t>
      </w:r>
      <w:r w:rsidR="008A1ADB" w:rsidRPr="00A67C5C">
        <w:rPr>
          <w:rFonts w:ascii="Arial Narrow" w:hAnsi="Arial Narrow" w:cs="Arial"/>
          <w:b/>
          <w:sz w:val="24"/>
          <w:szCs w:val="24"/>
        </w:rPr>
        <w:t>LA CONTRATANTE</w:t>
      </w:r>
      <w:r w:rsidR="008A1ADB" w:rsidRPr="00A67C5C">
        <w:rPr>
          <w:rFonts w:ascii="Arial Narrow" w:hAnsi="Arial Narrow" w:cs="Arial"/>
          <w:sz w:val="24"/>
          <w:szCs w:val="24"/>
        </w:rPr>
        <w:t xml:space="preserve">, se establecerán, las siguientes posturas: </w:t>
      </w:r>
    </w:p>
    <w:p w14:paraId="5B884279" w14:textId="77777777" w:rsidR="008A1ADB" w:rsidRPr="00A67C5C" w:rsidRDefault="008A1ADB" w:rsidP="008A1ADB">
      <w:pPr>
        <w:pStyle w:val="Prrafodelista"/>
        <w:spacing w:line="288" w:lineRule="auto"/>
        <w:ind w:left="0"/>
        <w:jc w:val="both"/>
        <w:rPr>
          <w:rFonts w:ascii="Arial Narrow" w:hAnsi="Arial Narrow" w:cs="Arial"/>
          <w:sz w:val="24"/>
          <w:szCs w:val="24"/>
        </w:rPr>
      </w:pPr>
    </w:p>
    <w:p w14:paraId="156B115F" w14:textId="77777777" w:rsidR="008A1ADB" w:rsidRPr="00A67C5C" w:rsidRDefault="008A1ADB" w:rsidP="00EC1EC9">
      <w:pPr>
        <w:pStyle w:val="Prrafodelista"/>
        <w:numPr>
          <w:ilvl w:val="2"/>
          <w:numId w:val="11"/>
        </w:numPr>
        <w:spacing w:line="288" w:lineRule="auto"/>
        <w:ind w:left="709" w:hanging="425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Cuando los informes de avance y productos finales se encuentren dentro de su segunda revisión y persistan las observaciones y señalamientos de la primera revisión de acuerdo con los requerimientos de los Términos de Referencia, </w:t>
      </w:r>
      <w:r w:rsidRPr="00A67C5C">
        <w:rPr>
          <w:rFonts w:ascii="Arial Narrow" w:hAnsi="Arial Narrow" w:cs="Arial"/>
          <w:b/>
          <w:sz w:val="24"/>
          <w:szCs w:val="24"/>
        </w:rPr>
        <w:t>LA CONTRATANTE</w:t>
      </w:r>
      <w:r w:rsidRPr="00A67C5C">
        <w:rPr>
          <w:rFonts w:ascii="Arial Narrow" w:hAnsi="Arial Narrow" w:cs="Arial"/>
          <w:sz w:val="24"/>
          <w:szCs w:val="24"/>
        </w:rPr>
        <w:t xml:space="preserve"> podrá dar por terminado, sin reclamo, el presente Contrato</w:t>
      </w:r>
      <w:r w:rsidR="009131FC">
        <w:rPr>
          <w:rFonts w:ascii="Arial Narrow" w:hAnsi="Arial Narrow" w:cs="Arial"/>
          <w:sz w:val="24"/>
          <w:szCs w:val="24"/>
        </w:rPr>
        <w:t>.</w:t>
      </w:r>
    </w:p>
    <w:p w14:paraId="47863530" w14:textId="77777777" w:rsidR="00312F3A" w:rsidRPr="00A67C5C" w:rsidRDefault="00312F3A" w:rsidP="00476660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</w:p>
    <w:p w14:paraId="02B35DD0" w14:textId="77777777" w:rsidR="0001039F" w:rsidRPr="00A67C5C" w:rsidRDefault="000C3DFE" w:rsidP="00476660">
      <w:pPr>
        <w:pStyle w:val="Textoindependiente"/>
        <w:autoSpaceDE w:val="0"/>
        <w:autoSpaceDN w:val="0"/>
        <w:adjustRightInd w:val="0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DÉCIMA. -</w:t>
      </w:r>
      <w:r w:rsidR="0001039F" w:rsidRPr="00A67C5C">
        <w:rPr>
          <w:rFonts w:ascii="Arial Narrow" w:hAnsi="Arial Narrow" w:cs="Arial"/>
          <w:b/>
          <w:sz w:val="24"/>
          <w:szCs w:val="24"/>
        </w:rPr>
        <w:t xml:space="preserve"> OBLIGACIONES DE LAS PARTES: </w:t>
      </w:r>
      <w:r w:rsidR="0001039F" w:rsidRPr="00A67C5C">
        <w:rPr>
          <w:rFonts w:ascii="Arial Narrow" w:hAnsi="Arial Narrow" w:cs="Arial"/>
          <w:sz w:val="24"/>
          <w:szCs w:val="24"/>
        </w:rPr>
        <w:t xml:space="preserve">Para la celebración y ejecución de </w:t>
      </w:r>
      <w:r w:rsidR="0001039F" w:rsidRPr="00A67C5C">
        <w:rPr>
          <w:rFonts w:ascii="Arial Narrow" w:hAnsi="Arial Narrow" w:cs="Arial"/>
          <w:b/>
          <w:sz w:val="24"/>
          <w:szCs w:val="24"/>
        </w:rPr>
        <w:t>LOS SERVICIOS</w:t>
      </w:r>
      <w:r w:rsidR="0001039F" w:rsidRPr="00A67C5C">
        <w:rPr>
          <w:rFonts w:ascii="Arial Narrow" w:hAnsi="Arial Narrow" w:cs="Arial"/>
          <w:sz w:val="24"/>
          <w:szCs w:val="24"/>
        </w:rPr>
        <w:t xml:space="preserve">, </w:t>
      </w:r>
      <w:r w:rsidR="0001039F"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="0001039F" w:rsidRPr="00A67C5C">
        <w:rPr>
          <w:rFonts w:ascii="Arial Narrow" w:hAnsi="Arial Narrow" w:cs="Arial"/>
          <w:sz w:val="24"/>
          <w:szCs w:val="24"/>
        </w:rPr>
        <w:t xml:space="preserve"> se obligan al fiel cumplimiento de los siguientes compromisos:</w:t>
      </w:r>
      <w:r w:rsidR="0001039F" w:rsidRPr="00A67C5C">
        <w:rPr>
          <w:rFonts w:ascii="Arial Narrow" w:eastAsia="Calibri" w:hAnsi="Arial Narrow" w:cs="Arial"/>
          <w:noProof/>
          <w:sz w:val="24"/>
          <w:szCs w:val="24"/>
          <w:lang w:eastAsia="en-US"/>
        </w:rPr>
        <w:t xml:space="preserve"> </w:t>
      </w:r>
    </w:p>
    <w:p w14:paraId="3622B334" w14:textId="77777777" w:rsidR="0001039F" w:rsidRPr="00A67C5C" w:rsidRDefault="0001039F" w:rsidP="00476660">
      <w:pPr>
        <w:pStyle w:val="Textoindependiente"/>
        <w:autoSpaceDE w:val="0"/>
        <w:autoSpaceDN w:val="0"/>
        <w:adjustRightInd w:val="0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</w:p>
    <w:p w14:paraId="6C41A609" w14:textId="77777777" w:rsidR="0001039F" w:rsidRPr="00A67C5C" w:rsidRDefault="0001039F" w:rsidP="00475594">
      <w:pPr>
        <w:pStyle w:val="Textoindependiente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</w:rPr>
        <w:t xml:space="preserve">Por parte de </w:t>
      </w:r>
      <w:r w:rsidR="00086932" w:rsidRPr="00A67C5C">
        <w:rPr>
          <w:rFonts w:ascii="Arial Narrow" w:hAnsi="Arial Narrow" w:cs="Arial"/>
          <w:b/>
          <w:sz w:val="24"/>
          <w:szCs w:val="24"/>
          <w:lang w:val="es-PA"/>
        </w:rPr>
        <w:t>EL CONSULTOR</w:t>
      </w:r>
      <w:r w:rsidRPr="00A67C5C">
        <w:rPr>
          <w:rFonts w:ascii="Arial Narrow" w:hAnsi="Arial Narrow" w:cs="Arial"/>
          <w:b/>
          <w:sz w:val="24"/>
          <w:szCs w:val="24"/>
        </w:rPr>
        <w:t>:</w:t>
      </w:r>
      <w:r w:rsidRPr="00A67C5C">
        <w:rPr>
          <w:rFonts w:ascii="Arial Narrow" w:hAnsi="Arial Narrow" w:cs="Arial"/>
          <w:noProof/>
          <w:sz w:val="24"/>
          <w:szCs w:val="24"/>
        </w:rPr>
        <w:t xml:space="preserve"> </w:t>
      </w:r>
    </w:p>
    <w:p w14:paraId="2D8B9770" w14:textId="77777777" w:rsidR="0001039F" w:rsidRPr="00A67C5C" w:rsidRDefault="0001039F" w:rsidP="00475594">
      <w:pPr>
        <w:pStyle w:val="Textoindependien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bookmarkStart w:id="17" w:name="_Hlk26441996"/>
      <w:r w:rsidRPr="00A67C5C">
        <w:rPr>
          <w:rFonts w:ascii="Arial Narrow" w:hAnsi="Arial Narrow" w:cs="Arial"/>
          <w:sz w:val="24"/>
          <w:szCs w:val="24"/>
          <w:lang w:val="es-ES_tradnl"/>
        </w:rPr>
        <w:t xml:space="preserve">Ejecutar </w:t>
      </w:r>
      <w:r w:rsidRPr="00A67C5C">
        <w:rPr>
          <w:rFonts w:ascii="Arial Narrow" w:hAnsi="Arial Narrow" w:cs="Arial"/>
          <w:b/>
          <w:sz w:val="24"/>
          <w:szCs w:val="24"/>
          <w:lang w:val="es-ES_tradnl"/>
        </w:rPr>
        <w:t xml:space="preserve">LOS SERVICIOS </w:t>
      </w:r>
      <w:r w:rsidRPr="00A67C5C">
        <w:rPr>
          <w:rFonts w:ascii="Arial Narrow" w:hAnsi="Arial Narrow" w:cs="Arial"/>
          <w:sz w:val="24"/>
          <w:szCs w:val="24"/>
          <w:lang w:val="es-ES_tradnl"/>
        </w:rPr>
        <w:t xml:space="preserve">de manera puntual, </w:t>
      </w:r>
      <w:r w:rsidRPr="00A67C5C">
        <w:rPr>
          <w:rFonts w:ascii="Arial Narrow" w:hAnsi="Arial Narrow" w:cs="Arial"/>
          <w:sz w:val="24"/>
          <w:szCs w:val="24"/>
        </w:rPr>
        <w:t xml:space="preserve">dentro de los lineamientos generales e instrucciones dadas por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>y con base a su conocimiento, experiencia y capacidad técnica.</w:t>
      </w:r>
    </w:p>
    <w:bookmarkEnd w:id="17"/>
    <w:p w14:paraId="5F3D7A61" w14:textId="77777777" w:rsidR="0001039F" w:rsidRPr="00A67C5C" w:rsidRDefault="0001039F" w:rsidP="00475594">
      <w:pPr>
        <w:pStyle w:val="Textoindependien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</w:rPr>
        <w:t>Suministrar los servicios, así como el personal y los equipos según los estándares de calidad comúnmente aceptados en el mercado para este tipo de servicios.</w:t>
      </w:r>
    </w:p>
    <w:p w14:paraId="548CBB25" w14:textId="77777777" w:rsidR="0001039F" w:rsidRPr="00A67C5C" w:rsidRDefault="0001039F" w:rsidP="00475594">
      <w:pPr>
        <w:pStyle w:val="Textoindependien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  <w:lang w:val="es-ES_tradnl"/>
        </w:rPr>
        <w:t xml:space="preserve">Permitir el acceso en cualquier momento a </w:t>
      </w:r>
      <w:r w:rsidRPr="00A67C5C">
        <w:rPr>
          <w:rFonts w:ascii="Arial Narrow" w:hAnsi="Arial Narrow" w:cs="Arial"/>
          <w:b/>
          <w:sz w:val="24"/>
          <w:szCs w:val="24"/>
          <w:lang w:val="es-ES_tradnl"/>
        </w:rPr>
        <w:t>LA CONTRATANTE</w:t>
      </w:r>
      <w:r w:rsidR="00DC68E7" w:rsidRPr="00A67C5C">
        <w:rPr>
          <w:rFonts w:ascii="Arial Narrow" w:hAnsi="Arial Narrow" w:cs="Arial"/>
          <w:b/>
          <w:sz w:val="24"/>
          <w:szCs w:val="24"/>
          <w:lang w:val="es-ES_tradnl"/>
        </w:rPr>
        <w:t xml:space="preserve"> </w:t>
      </w:r>
      <w:r w:rsidRPr="00A67C5C">
        <w:rPr>
          <w:rFonts w:ascii="Arial Narrow" w:hAnsi="Arial Narrow" w:cs="Arial"/>
          <w:sz w:val="24"/>
          <w:szCs w:val="24"/>
          <w:lang w:val="es-ES_tradnl"/>
        </w:rPr>
        <w:t xml:space="preserve">para inspeccionar los avances de </w:t>
      </w:r>
      <w:r w:rsidRPr="00A67C5C">
        <w:rPr>
          <w:rFonts w:ascii="Arial Narrow" w:hAnsi="Arial Narrow" w:cs="Arial"/>
          <w:b/>
          <w:sz w:val="24"/>
          <w:szCs w:val="24"/>
          <w:lang w:val="es-ES_tradnl"/>
        </w:rPr>
        <w:t>LOS SERVICIOS</w:t>
      </w:r>
      <w:r w:rsidRPr="00A67C5C">
        <w:rPr>
          <w:rFonts w:ascii="Arial Narrow" w:hAnsi="Arial Narrow" w:cs="Arial"/>
          <w:sz w:val="24"/>
          <w:szCs w:val="24"/>
          <w:lang w:val="es-ES_tradnl"/>
        </w:rPr>
        <w:t xml:space="preserve">. </w:t>
      </w:r>
    </w:p>
    <w:p w14:paraId="35F46777" w14:textId="77777777" w:rsidR="0001039F" w:rsidRPr="00A67C5C" w:rsidRDefault="0001039F" w:rsidP="00475594">
      <w:pPr>
        <w:pStyle w:val="Textoindependien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</w:rPr>
        <w:t xml:space="preserve">Informar por escrito a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>sobre cualquier aspecto de orden técnico u operativo que incida, de manera total o parcial, permanente o transitoria, en la ejecución de las obligaciones pactadas en el presente Contrato, en un plazo no mayor a cinco (5) días hábiles inmediatamente detectado el problema.</w:t>
      </w:r>
    </w:p>
    <w:p w14:paraId="7C31FEB8" w14:textId="77777777" w:rsidR="0001039F" w:rsidRPr="00A67C5C" w:rsidRDefault="0001039F" w:rsidP="00475594">
      <w:pPr>
        <w:pStyle w:val="Textoindependien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</w:rPr>
        <w:t xml:space="preserve">Acoger las recomendaciones y observaciones de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 xml:space="preserve">relacionadas con la ejecución de </w:t>
      </w:r>
      <w:r w:rsidRPr="00A67C5C">
        <w:rPr>
          <w:rFonts w:ascii="Arial Narrow" w:hAnsi="Arial Narrow" w:cs="Arial"/>
          <w:b/>
          <w:sz w:val="24"/>
          <w:szCs w:val="24"/>
        </w:rPr>
        <w:t>LOS SERVICIOS</w:t>
      </w:r>
      <w:r w:rsidRPr="00A67C5C">
        <w:rPr>
          <w:rFonts w:ascii="Arial Narrow" w:hAnsi="Arial Narrow" w:cs="Arial"/>
          <w:sz w:val="24"/>
          <w:szCs w:val="24"/>
        </w:rPr>
        <w:t xml:space="preserve"> dentro de los </w:t>
      </w:r>
      <w:r w:rsidR="00DC68E7" w:rsidRPr="00A67C5C">
        <w:rPr>
          <w:rFonts w:ascii="Arial Narrow" w:hAnsi="Arial Narrow" w:cs="Arial"/>
          <w:sz w:val="24"/>
          <w:szCs w:val="24"/>
        </w:rPr>
        <w:t>cinco</w:t>
      </w:r>
      <w:r w:rsidRPr="00A67C5C">
        <w:rPr>
          <w:rFonts w:ascii="Arial Narrow" w:hAnsi="Arial Narrow" w:cs="Arial"/>
          <w:sz w:val="24"/>
          <w:szCs w:val="24"/>
        </w:rPr>
        <w:t xml:space="preserve"> (</w:t>
      </w:r>
      <w:r w:rsidR="00DC68E7" w:rsidRPr="00A67C5C">
        <w:rPr>
          <w:rFonts w:ascii="Arial Narrow" w:hAnsi="Arial Narrow" w:cs="Arial"/>
          <w:sz w:val="24"/>
          <w:szCs w:val="24"/>
        </w:rPr>
        <w:t>5</w:t>
      </w:r>
      <w:r w:rsidRPr="00A67C5C">
        <w:rPr>
          <w:rFonts w:ascii="Arial Narrow" w:hAnsi="Arial Narrow" w:cs="Arial"/>
          <w:sz w:val="24"/>
          <w:szCs w:val="24"/>
        </w:rPr>
        <w:t>) días hábiles siguientes a la notificación</w:t>
      </w:r>
      <w:r w:rsidR="0051145B" w:rsidRPr="00A67C5C">
        <w:rPr>
          <w:rFonts w:ascii="Arial Narrow" w:hAnsi="Arial Narrow" w:cs="Arial"/>
          <w:sz w:val="24"/>
          <w:szCs w:val="24"/>
        </w:rPr>
        <w:t>.</w:t>
      </w:r>
    </w:p>
    <w:p w14:paraId="2505C56B" w14:textId="77777777" w:rsidR="0001039F" w:rsidRPr="00A67C5C" w:rsidRDefault="0001039F" w:rsidP="00475594">
      <w:pPr>
        <w:pStyle w:val="Textoindependien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</w:rPr>
        <w:t xml:space="preserve">Asistir a las reuniones de coordinación y otras actividades relacionadas con la ejecución de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LOS SERVICIOS </w:t>
      </w:r>
      <w:r w:rsidRPr="00A67C5C">
        <w:rPr>
          <w:rFonts w:ascii="Arial Narrow" w:hAnsi="Arial Narrow" w:cs="Arial"/>
          <w:sz w:val="24"/>
          <w:szCs w:val="24"/>
        </w:rPr>
        <w:t xml:space="preserve">a solicitud de </w:t>
      </w:r>
      <w:r w:rsidRPr="00A67C5C">
        <w:rPr>
          <w:rFonts w:ascii="Arial Narrow" w:hAnsi="Arial Narrow" w:cs="Arial"/>
          <w:b/>
          <w:sz w:val="24"/>
          <w:szCs w:val="24"/>
        </w:rPr>
        <w:t>LA CONTRATANTE</w:t>
      </w:r>
      <w:r w:rsidR="00DC68E7" w:rsidRPr="00A67C5C">
        <w:rPr>
          <w:rFonts w:ascii="Arial Narrow" w:hAnsi="Arial Narrow" w:cs="Arial"/>
          <w:b/>
          <w:sz w:val="24"/>
          <w:szCs w:val="24"/>
        </w:rPr>
        <w:t>.</w:t>
      </w:r>
    </w:p>
    <w:p w14:paraId="697354FD" w14:textId="77777777" w:rsidR="0001039F" w:rsidRPr="00A67C5C" w:rsidRDefault="0001039F" w:rsidP="00475594">
      <w:pPr>
        <w:pStyle w:val="Textoindependien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</w:rPr>
        <w:t xml:space="preserve">Ser responsable por el desempeño profesional y ético de las personas que asigne para prestar servicios bajo el presente Contrato y por la supervisión técnica de las mismas, con el fin de asegurar la obtención de </w:t>
      </w:r>
      <w:r w:rsidRPr="00A67C5C">
        <w:rPr>
          <w:rFonts w:ascii="Arial Narrow" w:hAnsi="Arial Narrow" w:cs="Arial"/>
          <w:b/>
          <w:sz w:val="24"/>
          <w:szCs w:val="24"/>
        </w:rPr>
        <w:t>LOS SERVICIOS</w:t>
      </w:r>
      <w:r w:rsidRPr="00A67C5C">
        <w:rPr>
          <w:rFonts w:ascii="Arial Narrow" w:hAnsi="Arial Narrow" w:cs="Arial"/>
          <w:sz w:val="24"/>
          <w:szCs w:val="24"/>
        </w:rPr>
        <w:t>.</w:t>
      </w:r>
    </w:p>
    <w:p w14:paraId="089053D1" w14:textId="77777777" w:rsidR="0001039F" w:rsidRPr="00A67C5C" w:rsidRDefault="0001039F" w:rsidP="00475594">
      <w:pPr>
        <w:pStyle w:val="Textoindependiente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bookmarkStart w:id="18" w:name="_Hlk26440302"/>
      <w:r w:rsidRPr="00A67C5C">
        <w:rPr>
          <w:rFonts w:ascii="Arial Narrow" w:hAnsi="Arial Narrow" w:cs="Arial"/>
          <w:sz w:val="24"/>
          <w:szCs w:val="24"/>
        </w:rPr>
        <w:t>Las demás obligaciones que se deriven de la naturaleza del presente Contrato.</w:t>
      </w:r>
      <w:bookmarkEnd w:id="18"/>
    </w:p>
    <w:p w14:paraId="23EC2D9A" w14:textId="77777777" w:rsidR="0001039F" w:rsidRPr="00A67C5C" w:rsidRDefault="0001039F" w:rsidP="00476660">
      <w:pPr>
        <w:pStyle w:val="Textoindependiente"/>
        <w:autoSpaceDE w:val="0"/>
        <w:autoSpaceDN w:val="0"/>
        <w:adjustRightInd w:val="0"/>
        <w:spacing w:after="0" w:line="276" w:lineRule="auto"/>
        <w:ind w:left="113" w:firstLine="0"/>
        <w:rPr>
          <w:rFonts w:ascii="Arial Narrow" w:hAnsi="Arial Narrow" w:cs="Arial"/>
          <w:sz w:val="24"/>
          <w:szCs w:val="24"/>
          <w:lang w:val="es-ES_tradnl"/>
        </w:rPr>
      </w:pPr>
    </w:p>
    <w:p w14:paraId="369E3B06" w14:textId="77777777" w:rsidR="0001039F" w:rsidRPr="00A67C5C" w:rsidRDefault="0001039F" w:rsidP="00475594">
      <w:pPr>
        <w:pStyle w:val="Textoindependiente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  <w:lang w:val="es-ES_tradnl"/>
        </w:rPr>
        <w:t xml:space="preserve">Por parte de </w:t>
      </w:r>
      <w:r w:rsidRPr="00A67C5C">
        <w:rPr>
          <w:rFonts w:ascii="Arial Narrow" w:hAnsi="Arial Narrow" w:cs="Arial"/>
          <w:b/>
          <w:sz w:val="24"/>
          <w:szCs w:val="24"/>
          <w:lang w:val="es-ES_tradnl"/>
        </w:rPr>
        <w:t>LA CONTRATANTE: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</w:p>
    <w:p w14:paraId="6F4B12FE" w14:textId="77777777" w:rsidR="0001039F" w:rsidRPr="00A67C5C" w:rsidRDefault="0001039F" w:rsidP="00475594">
      <w:pPr>
        <w:pStyle w:val="Textoindependien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b/>
          <w:sz w:val="24"/>
          <w:szCs w:val="24"/>
          <w:lang w:val="es-ES_tradnl"/>
        </w:rPr>
      </w:pPr>
      <w:r w:rsidRPr="00A67C5C">
        <w:rPr>
          <w:rFonts w:ascii="Arial Narrow" w:hAnsi="Arial Narrow" w:cs="Arial"/>
          <w:sz w:val="24"/>
          <w:szCs w:val="24"/>
        </w:rPr>
        <w:t xml:space="preserve">Resolver diligentemente toda consulta o solicitud formulada por escrito por </w:t>
      </w:r>
      <w:r w:rsidR="00086932" w:rsidRPr="00A67C5C">
        <w:rPr>
          <w:rFonts w:ascii="Arial Narrow" w:hAnsi="Arial Narrow" w:cs="Arial"/>
          <w:b/>
          <w:sz w:val="24"/>
          <w:szCs w:val="24"/>
          <w:lang w:val="es-PA"/>
        </w:rPr>
        <w:t>EL CONSULTOR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, </w:t>
      </w:r>
      <w:r w:rsidRPr="00A67C5C">
        <w:rPr>
          <w:rFonts w:ascii="Arial Narrow" w:hAnsi="Arial Narrow" w:cs="Arial"/>
          <w:bCs/>
          <w:sz w:val="24"/>
          <w:szCs w:val="24"/>
        </w:rPr>
        <w:t>recibida por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Pr="00A67C5C">
        <w:rPr>
          <w:rFonts w:ascii="Arial Narrow" w:hAnsi="Arial Narrow" w:cs="Arial"/>
          <w:b/>
          <w:sz w:val="24"/>
          <w:szCs w:val="24"/>
        </w:rPr>
        <w:t>LA CONTRATANTE,</w:t>
      </w:r>
      <w:r w:rsidRPr="00A67C5C">
        <w:rPr>
          <w:rFonts w:ascii="Arial Narrow" w:hAnsi="Arial Narrow" w:cs="Arial"/>
          <w:sz w:val="24"/>
          <w:szCs w:val="24"/>
        </w:rPr>
        <w:t xml:space="preserve"> en un plazo no mayor de diez (10) días hábiles</w:t>
      </w:r>
      <w:r w:rsidRPr="00A67C5C">
        <w:rPr>
          <w:rFonts w:ascii="Arial Narrow" w:hAnsi="Arial Narrow" w:cs="Arial"/>
          <w:b/>
          <w:sz w:val="24"/>
          <w:szCs w:val="24"/>
        </w:rPr>
        <w:t xml:space="preserve">. </w:t>
      </w:r>
      <w:r w:rsidRPr="00A67C5C">
        <w:rPr>
          <w:rFonts w:ascii="Arial Narrow" w:hAnsi="Arial Narrow" w:cs="Arial"/>
          <w:sz w:val="24"/>
          <w:szCs w:val="24"/>
        </w:rPr>
        <w:t xml:space="preserve">La respuesta será dada por escrito a </w:t>
      </w:r>
      <w:r w:rsidR="00086932" w:rsidRPr="00A67C5C">
        <w:rPr>
          <w:rFonts w:ascii="Arial Narrow" w:hAnsi="Arial Narrow" w:cs="Arial"/>
          <w:b/>
          <w:sz w:val="24"/>
          <w:szCs w:val="24"/>
          <w:lang w:val="es-PA"/>
        </w:rPr>
        <w:t>EL CONSULTOR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 xml:space="preserve">por </w:t>
      </w:r>
      <w:r w:rsidRPr="00A67C5C">
        <w:rPr>
          <w:rFonts w:ascii="Arial Narrow" w:hAnsi="Arial Narrow" w:cs="Arial"/>
          <w:b/>
          <w:sz w:val="24"/>
          <w:szCs w:val="24"/>
        </w:rPr>
        <w:t>LA CONTRATANTE.</w:t>
      </w:r>
    </w:p>
    <w:p w14:paraId="2E2494DC" w14:textId="77777777" w:rsidR="0001039F" w:rsidRPr="00A67C5C" w:rsidRDefault="0001039F" w:rsidP="00475594">
      <w:pPr>
        <w:pStyle w:val="Textoindependien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Dar seguimiento a las diferentes actividades ejecutadas en el presente Contrato de Consultoría y orientar el desempeño de las acciones que deban realizarse con ocasión </w:t>
      </w:r>
      <w:r w:rsidR="000564D3" w:rsidRPr="00A67C5C">
        <w:rPr>
          <w:rFonts w:ascii="Arial Narrow" w:hAnsi="Arial Narrow" w:cs="Arial"/>
          <w:sz w:val="24"/>
          <w:szCs w:val="24"/>
        </w:rPr>
        <w:t>de este</w:t>
      </w:r>
      <w:r w:rsidRPr="00A67C5C">
        <w:rPr>
          <w:rFonts w:ascii="Arial Narrow" w:hAnsi="Arial Narrow" w:cs="Arial"/>
          <w:sz w:val="24"/>
          <w:szCs w:val="24"/>
        </w:rPr>
        <w:t>.</w:t>
      </w:r>
    </w:p>
    <w:p w14:paraId="4C6F75B1" w14:textId="77777777" w:rsidR="0001039F" w:rsidRPr="00A67C5C" w:rsidRDefault="0001039F" w:rsidP="00475594">
      <w:pPr>
        <w:pStyle w:val="Textoindependien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>Concertar cualquier otro ajuste y/o modificación que considere necesario para la debida ejecución del presente Contrato.</w:t>
      </w:r>
    </w:p>
    <w:p w14:paraId="6B02E2DC" w14:textId="77777777" w:rsidR="0001039F" w:rsidRPr="00A67C5C" w:rsidRDefault="0001039F" w:rsidP="00475594">
      <w:pPr>
        <w:pStyle w:val="Textoindependiente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  <w:lang w:val="es-ES_tradnl"/>
        </w:rPr>
        <w:t xml:space="preserve">Efectuar los pagos correspondientes a </w:t>
      </w:r>
      <w:r w:rsidR="00086932" w:rsidRPr="00A67C5C">
        <w:rPr>
          <w:rFonts w:ascii="Arial Narrow" w:hAnsi="Arial Narrow" w:cs="Arial"/>
          <w:b/>
          <w:sz w:val="24"/>
          <w:szCs w:val="24"/>
          <w:lang w:val="es-PA"/>
        </w:rPr>
        <w:t>EL CONSULTOR</w:t>
      </w:r>
      <w:r w:rsidRPr="00A67C5C">
        <w:rPr>
          <w:rFonts w:ascii="Arial Narrow" w:hAnsi="Arial Narrow" w:cs="Arial"/>
          <w:sz w:val="24"/>
          <w:szCs w:val="24"/>
          <w:lang w:val="es-PA"/>
        </w:rPr>
        <w:t xml:space="preserve"> </w:t>
      </w:r>
      <w:r w:rsidRPr="00A67C5C">
        <w:rPr>
          <w:rFonts w:ascii="Arial Narrow" w:hAnsi="Arial Narrow" w:cs="Arial"/>
          <w:sz w:val="24"/>
          <w:szCs w:val="24"/>
          <w:lang w:val="es-ES_tradnl"/>
        </w:rPr>
        <w:t>en forma puntual y en atención a las condiciones señaladas en el presente Contrato.</w:t>
      </w:r>
    </w:p>
    <w:p w14:paraId="68C610C6" w14:textId="77777777" w:rsidR="0001039F" w:rsidRPr="00A67C5C" w:rsidRDefault="0001039F" w:rsidP="00475594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  <w:sz w:val="24"/>
          <w:szCs w:val="24"/>
          <w:u w:val="single"/>
        </w:rPr>
      </w:pPr>
      <w:r w:rsidRPr="00A67C5C">
        <w:rPr>
          <w:rFonts w:ascii="Arial Narrow" w:hAnsi="Arial Narrow" w:cs="Arial"/>
          <w:sz w:val="24"/>
          <w:szCs w:val="24"/>
          <w:lang w:val="es-CR"/>
        </w:rPr>
        <w:t xml:space="preserve">Inspeccionar </w:t>
      </w:r>
      <w:r w:rsidRPr="00A67C5C">
        <w:rPr>
          <w:rFonts w:ascii="Arial Narrow" w:hAnsi="Arial Narrow" w:cs="Arial"/>
          <w:sz w:val="24"/>
          <w:szCs w:val="24"/>
        </w:rPr>
        <w:t xml:space="preserve">el avance de </w:t>
      </w:r>
      <w:r w:rsidRPr="00A67C5C">
        <w:rPr>
          <w:rFonts w:ascii="Arial Narrow" w:hAnsi="Arial Narrow" w:cs="Arial"/>
          <w:b/>
          <w:sz w:val="24"/>
          <w:szCs w:val="24"/>
        </w:rPr>
        <w:t>LOS SERVICIOS</w:t>
      </w:r>
      <w:r w:rsidRPr="00A67C5C">
        <w:rPr>
          <w:rFonts w:ascii="Arial Narrow" w:hAnsi="Arial Narrow" w:cs="Arial"/>
          <w:sz w:val="24"/>
          <w:szCs w:val="24"/>
        </w:rPr>
        <w:t xml:space="preserve">, el cumplimiento de los términos de entrega, las condiciones de </w:t>
      </w:r>
      <w:r w:rsidR="00615A0D" w:rsidRPr="00A67C5C">
        <w:rPr>
          <w:rFonts w:ascii="Arial Narrow" w:hAnsi="Arial Narrow" w:cs="Arial"/>
          <w:sz w:val="24"/>
          <w:szCs w:val="24"/>
        </w:rPr>
        <w:t>estos</w:t>
      </w:r>
      <w:r w:rsidR="00DC68E7" w:rsidRPr="00A67C5C">
        <w:rPr>
          <w:rFonts w:ascii="Arial Narrow" w:hAnsi="Arial Narrow" w:cs="Arial"/>
          <w:sz w:val="24"/>
          <w:szCs w:val="24"/>
        </w:rPr>
        <w:t xml:space="preserve"> y</w:t>
      </w:r>
      <w:r w:rsidRPr="00A67C5C">
        <w:rPr>
          <w:rFonts w:ascii="Arial Narrow" w:hAnsi="Arial Narrow" w:cs="Arial"/>
          <w:sz w:val="24"/>
          <w:szCs w:val="24"/>
        </w:rPr>
        <w:t xml:space="preserve"> los materiales utilizados.</w:t>
      </w:r>
    </w:p>
    <w:p w14:paraId="117E69B4" w14:textId="77777777" w:rsidR="0001039F" w:rsidRPr="00A67C5C" w:rsidRDefault="0001039F" w:rsidP="00475594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  <w:sz w:val="24"/>
          <w:szCs w:val="24"/>
          <w:u w:val="single"/>
        </w:rPr>
      </w:pPr>
      <w:r w:rsidRPr="00A67C5C">
        <w:rPr>
          <w:rFonts w:ascii="Arial Narrow" w:hAnsi="Arial Narrow" w:cs="Arial"/>
          <w:sz w:val="24"/>
          <w:szCs w:val="24"/>
        </w:rPr>
        <w:t xml:space="preserve">Presentar objeciones escritas a lo ya realizado o que esté realizándose y pedir explicaciones a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Pr="00A67C5C">
        <w:rPr>
          <w:rFonts w:ascii="Arial Narrow" w:hAnsi="Arial Narrow" w:cs="Arial"/>
          <w:sz w:val="24"/>
          <w:szCs w:val="24"/>
        </w:rPr>
        <w:t xml:space="preserve"> acerca de los servicios ofrecidos.</w:t>
      </w:r>
    </w:p>
    <w:p w14:paraId="39A9D5D7" w14:textId="77777777" w:rsidR="0001039F" w:rsidRPr="00A67C5C" w:rsidRDefault="0001039F" w:rsidP="00475594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Arial Narrow" w:hAnsi="Arial Narrow" w:cs="Arial"/>
          <w:bCs/>
          <w:sz w:val="24"/>
          <w:szCs w:val="24"/>
          <w:u w:val="single"/>
        </w:rPr>
      </w:pPr>
      <w:r w:rsidRPr="00A67C5C">
        <w:rPr>
          <w:rFonts w:ascii="Arial Narrow" w:hAnsi="Arial Narrow" w:cs="Arial"/>
          <w:sz w:val="24"/>
          <w:szCs w:val="24"/>
          <w:lang w:val="es-ES_tradnl"/>
        </w:rPr>
        <w:t xml:space="preserve">Dar trámite y suscribir, junto con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Pr="00A67C5C">
        <w:rPr>
          <w:rFonts w:ascii="Arial Narrow" w:hAnsi="Arial Narrow" w:cs="Arial"/>
          <w:sz w:val="24"/>
          <w:szCs w:val="24"/>
          <w:lang w:val="es-ES_tradnl"/>
        </w:rPr>
        <w:t>, l</w:t>
      </w:r>
      <w:r w:rsidRPr="00A67C5C">
        <w:rPr>
          <w:rFonts w:ascii="Arial Narrow" w:hAnsi="Arial Narrow" w:cs="Arial"/>
          <w:sz w:val="24"/>
          <w:szCs w:val="24"/>
        </w:rPr>
        <w:t xml:space="preserve">as adendas para modificación, adición o prórroga del presente Contrato; así como las solicitudes de suspensión temporal, en atención a lo estipulado en el presente Contrato.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>está plenamente facultad para unilateralmente y de oficio aprobar adendas, modificaciones, adición o prórroga del presente Contrato.</w:t>
      </w:r>
    </w:p>
    <w:p w14:paraId="437D5C77" w14:textId="77777777" w:rsidR="00312F3A" w:rsidRDefault="00312F3A" w:rsidP="00423C95">
      <w:pPr>
        <w:spacing w:after="0"/>
        <w:jc w:val="both"/>
        <w:rPr>
          <w:ins w:id="19" w:author="Rodrigo Tomas" w:date="2026-08-19T10:33:00Z"/>
          <w:rFonts w:ascii="Arial Narrow" w:hAnsi="Arial Narrow" w:cs="Arial"/>
          <w:sz w:val="24"/>
          <w:szCs w:val="24"/>
        </w:rPr>
      </w:pPr>
    </w:p>
    <w:p w14:paraId="3B512662" w14:textId="77777777" w:rsidR="00E43E61" w:rsidRPr="00E43E61" w:rsidRDefault="00E43E61" w:rsidP="00E43E61">
      <w:pPr>
        <w:spacing w:after="0"/>
        <w:jc w:val="both"/>
        <w:rPr>
          <w:ins w:id="20" w:author="Rodrigo Tomas" w:date="2026-08-19T10:33:00Z"/>
          <w:rFonts w:ascii="Arial Narrow" w:hAnsi="Arial Narrow" w:cs="Arial"/>
          <w:sz w:val="24"/>
          <w:szCs w:val="24"/>
        </w:rPr>
      </w:pPr>
      <w:ins w:id="21" w:author="Rodrigo Tomas" w:date="2026-08-19T10:33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CLÁUSULA </w:t>
        </w:r>
      </w:ins>
      <w:proofErr w:type="spellStart"/>
      <w:ins w:id="22" w:author="Rodrigo Tomas" w:date="2026-08-19T10:34:00Z">
        <w:r>
          <w:rPr>
            <w:rFonts w:ascii="Arial Narrow" w:hAnsi="Arial Narrow" w:cs="Arial"/>
            <w:b/>
            <w:bCs/>
            <w:sz w:val="24"/>
            <w:szCs w:val="24"/>
          </w:rPr>
          <w:t>xxxxxxxx</w:t>
        </w:r>
      </w:ins>
      <w:proofErr w:type="spellEnd"/>
      <w:ins w:id="23" w:author="Rodrigo Tomas" w:date="2026-08-19T10:33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>. CUMPLIMIENTO LEGAL, LICENCIAS Y PERMISOS.</w:t>
        </w:r>
      </w:ins>
      <w:ins w:id="24" w:author="Rodrigo Tomas" w:date="2026-08-19T10:34:00Z">
        <w:r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</w:ins>
      <w:ins w:id="25" w:author="Rodrigo Tomas" w:date="2026-08-19T10:35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EL </w:t>
        </w:r>
        <w:r>
          <w:rPr>
            <w:rFonts w:ascii="Arial Narrow" w:hAnsi="Arial Narrow" w:cs="Arial"/>
            <w:b/>
            <w:bCs/>
            <w:sz w:val="24"/>
            <w:szCs w:val="24"/>
          </w:rPr>
          <w:t>CONSULTOR</w:t>
        </w:r>
      </w:ins>
      <w:ins w:id="26" w:author="Rodrigo Tomas" w:date="2026-08-19T10:33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declara que posee, o que obtendrá oportunamente, todas las licencias, permisos, registros, autorizaciones, certificaciones y habilitaciones exigidas por las autoridades competentes de la República de Panamá para la adecuada ejecución de las actividades objeto del presente Contrato.</w:t>
        </w:r>
      </w:ins>
      <w:ins w:id="27" w:author="Rodrigo Tomas" w:date="2026-08-19T10:35:00Z">
        <w:r>
          <w:rPr>
            <w:rFonts w:ascii="Arial Narrow" w:hAnsi="Arial Narrow" w:cs="Arial"/>
            <w:sz w:val="24"/>
            <w:szCs w:val="24"/>
          </w:rPr>
          <w:t xml:space="preserve"> </w:t>
        </w:r>
      </w:ins>
    </w:p>
    <w:p w14:paraId="333A5FAF" w14:textId="77777777" w:rsidR="00E43E61" w:rsidRPr="00E43E61" w:rsidRDefault="00E43E61" w:rsidP="00E43E61">
      <w:pPr>
        <w:spacing w:after="0"/>
        <w:jc w:val="both"/>
        <w:rPr>
          <w:ins w:id="28" w:author="Rodrigo Tomas" w:date="2026-08-19T10:33:00Z"/>
          <w:rFonts w:ascii="Arial Narrow" w:hAnsi="Arial Narrow" w:cs="Arial"/>
          <w:sz w:val="24"/>
          <w:szCs w:val="24"/>
        </w:rPr>
      </w:pPr>
    </w:p>
    <w:p w14:paraId="61758D7F" w14:textId="77777777" w:rsidR="00E43E61" w:rsidRPr="00E43E61" w:rsidRDefault="00E43E61" w:rsidP="00E43E61">
      <w:pPr>
        <w:spacing w:after="0"/>
        <w:jc w:val="both"/>
        <w:rPr>
          <w:ins w:id="29" w:author="Rodrigo Tomas" w:date="2026-08-19T10:33:00Z"/>
          <w:rFonts w:ascii="Arial Narrow" w:hAnsi="Arial Narrow" w:cs="Arial"/>
          <w:sz w:val="24"/>
          <w:szCs w:val="24"/>
        </w:rPr>
      </w:pPr>
      <w:ins w:id="30" w:author="Rodrigo Tomas" w:date="2026-08-19T10:35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EL </w:t>
        </w:r>
        <w:r>
          <w:rPr>
            <w:rFonts w:ascii="Arial Narrow" w:hAnsi="Arial Narrow" w:cs="Arial"/>
            <w:b/>
            <w:bCs/>
            <w:sz w:val="24"/>
            <w:szCs w:val="24"/>
          </w:rPr>
          <w:t>CONSULTOR</w:t>
        </w:r>
      </w:ins>
      <w:ins w:id="31" w:author="Rodrigo Tomas" w:date="2026-08-19T10:33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será el único responsable de mantener la vigencia de dichos permisos durante toda la relación contractual, liberando a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NATURA </w:t>
        </w:r>
        <w:r w:rsidRPr="00E43E61">
          <w:rPr>
            <w:rFonts w:ascii="Arial Narrow" w:hAnsi="Arial Narrow" w:cs="Arial"/>
            <w:sz w:val="24"/>
            <w:szCs w:val="24"/>
          </w:rPr>
          <w:t>de cualquier responsabilidad derivada de su ausencia, suspensión, cancelación o vencimiento.</w:t>
        </w:r>
      </w:ins>
    </w:p>
    <w:p w14:paraId="75C22191" w14:textId="77777777" w:rsidR="00E43E61" w:rsidRPr="00E43E61" w:rsidRDefault="00E43E61" w:rsidP="00E43E61">
      <w:pPr>
        <w:spacing w:after="0"/>
        <w:jc w:val="both"/>
        <w:rPr>
          <w:ins w:id="32" w:author="Rodrigo Tomas" w:date="2026-08-19T10:33:00Z"/>
          <w:rFonts w:ascii="Arial Narrow" w:hAnsi="Arial Narrow" w:cs="Arial"/>
          <w:sz w:val="24"/>
          <w:szCs w:val="24"/>
        </w:rPr>
      </w:pPr>
    </w:p>
    <w:p w14:paraId="338EAF1D" w14:textId="77777777" w:rsidR="00E43E61" w:rsidRPr="00E43E61" w:rsidRDefault="00E43E61" w:rsidP="00E43E61">
      <w:pPr>
        <w:spacing w:after="0"/>
        <w:jc w:val="both"/>
        <w:rPr>
          <w:ins w:id="33" w:author="Rodrigo Tomas" w:date="2026-08-19T10:33:00Z"/>
          <w:rFonts w:ascii="Arial Narrow" w:hAnsi="Arial Narrow" w:cs="Arial"/>
          <w:sz w:val="24"/>
          <w:szCs w:val="24"/>
        </w:rPr>
      </w:pPr>
      <w:ins w:id="34" w:author="Rodrigo Tomas" w:date="2026-08-19T10:33:00Z">
        <w:r w:rsidRPr="00E43E61">
          <w:rPr>
            <w:rFonts w:ascii="Arial Narrow" w:hAnsi="Arial Narrow" w:cs="Arial"/>
            <w:sz w:val="24"/>
            <w:szCs w:val="24"/>
          </w:rPr>
          <w:t xml:space="preserve">Cualquier incumplimiento normativo que genere sanciones administrativas, fiscales, laborales, ambientales o de cualquier otra naturaleza será asumido exclusivamente por </w:t>
        </w:r>
      </w:ins>
      <w:ins w:id="35" w:author="Rodrigo Tomas" w:date="2026-08-19T10:35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EL </w:t>
        </w:r>
        <w:r>
          <w:rPr>
            <w:rFonts w:ascii="Arial Narrow" w:hAnsi="Arial Narrow" w:cs="Arial"/>
            <w:b/>
            <w:bCs/>
            <w:sz w:val="24"/>
            <w:szCs w:val="24"/>
          </w:rPr>
          <w:t>CONSULTOR</w:t>
        </w:r>
      </w:ins>
      <w:ins w:id="36" w:author="Rodrigo Tomas" w:date="2026-08-19T10:33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>.</w:t>
        </w:r>
      </w:ins>
    </w:p>
    <w:p w14:paraId="03E0B38C" w14:textId="77777777" w:rsidR="00E43E61" w:rsidRPr="00A67C5C" w:rsidRDefault="00E43E61" w:rsidP="00423C95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14:paraId="5E54A453" w14:textId="77777777" w:rsidR="005A7AA7" w:rsidRPr="00A67C5C" w:rsidRDefault="005A7AA7" w:rsidP="00D55602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>DÉCIMA</w:t>
      </w:r>
      <w:r w:rsidR="00312F3A" w:rsidRPr="00A67C5C">
        <w:rPr>
          <w:rFonts w:ascii="Arial Narrow" w:hAnsi="Arial Narrow" w:cs="Arial"/>
          <w:b/>
          <w:sz w:val="24"/>
          <w:szCs w:val="24"/>
        </w:rPr>
        <w:t xml:space="preserve"> PRIMERA</w:t>
      </w:r>
      <w:r w:rsidR="009D051A" w:rsidRPr="00A67C5C">
        <w:rPr>
          <w:rFonts w:ascii="Arial Narrow" w:hAnsi="Arial Narrow" w:cs="Arial"/>
          <w:b/>
          <w:sz w:val="24"/>
          <w:szCs w:val="24"/>
        </w:rPr>
        <w:t>.-</w:t>
      </w:r>
      <w:r w:rsidR="00312F3A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312F3A" w:rsidRPr="00A67C5C">
        <w:rPr>
          <w:rFonts w:ascii="Arial Narrow" w:hAnsi="Arial Narrow" w:cs="Arial"/>
          <w:b/>
          <w:snapToGrid w:val="0"/>
          <w:sz w:val="24"/>
          <w:szCs w:val="24"/>
          <w:lang w:val="es-ES"/>
        </w:rPr>
        <w:t xml:space="preserve">DOMICILIO PARA EFECTOS DE NOTIFICACIÓN: </w:t>
      </w:r>
      <w:r w:rsidR="00312F3A" w:rsidRPr="00A67C5C">
        <w:rPr>
          <w:rFonts w:ascii="Arial Narrow" w:hAnsi="Arial Narrow" w:cs="Arial"/>
          <w:sz w:val="24"/>
          <w:szCs w:val="24"/>
        </w:rPr>
        <w:t xml:space="preserve">Cualquier comunicación o aviso extendido, dado o enviado por </w:t>
      </w:r>
      <w:r w:rsidR="00312F3A"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="00312F3A" w:rsidRPr="00A67C5C">
        <w:rPr>
          <w:rFonts w:ascii="Arial Narrow" w:hAnsi="Arial Narrow" w:cs="Arial"/>
          <w:sz w:val="24"/>
          <w:szCs w:val="24"/>
        </w:rPr>
        <w:t xml:space="preserve">o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312F3A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312F3A" w:rsidRPr="00A67C5C">
        <w:rPr>
          <w:rFonts w:ascii="Arial Narrow" w:hAnsi="Arial Narrow" w:cs="Arial"/>
          <w:sz w:val="24"/>
          <w:szCs w:val="24"/>
        </w:rPr>
        <w:t>conforme a este Contrato será hecho por escrito; y se considerará debidamente extendido, dado o enviado a la Parte a la cual se ha dirigido cuando sea entregad</w:t>
      </w:r>
      <w:r w:rsidR="00E211D2" w:rsidRPr="00A67C5C">
        <w:rPr>
          <w:rFonts w:ascii="Arial Narrow" w:hAnsi="Arial Narrow" w:cs="Arial"/>
          <w:sz w:val="24"/>
          <w:szCs w:val="24"/>
        </w:rPr>
        <w:t>o</w:t>
      </w:r>
      <w:r w:rsidR="00312F3A" w:rsidRPr="00A67C5C">
        <w:rPr>
          <w:rFonts w:ascii="Arial Narrow" w:hAnsi="Arial Narrow" w:cs="Arial"/>
          <w:sz w:val="24"/>
          <w:szCs w:val="24"/>
        </w:rPr>
        <w:t xml:space="preserve"> personalmente o por correo certificado, correo electrónico vía internet, con acuse de recibo de la otra Parte,</w:t>
      </w:r>
      <w:r w:rsidRPr="00A67C5C">
        <w:rPr>
          <w:rFonts w:ascii="Arial Narrow" w:hAnsi="Arial Narrow" w:cs="Arial"/>
          <w:sz w:val="24"/>
          <w:szCs w:val="24"/>
        </w:rPr>
        <w:t xml:space="preserve"> en caso de que la parte a la que se ha enviado la notificación no dé respuesta dentro de los tres (3) días hábiles siguientes a su notificación, dicho documento se entenderá como recibido en cualquiera de las siguientes direcciones:</w:t>
      </w:r>
    </w:p>
    <w:p w14:paraId="7030F345" w14:textId="77777777" w:rsidR="00312F3A" w:rsidRPr="00EC1EC9" w:rsidRDefault="00312F3A" w:rsidP="00D55602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16"/>
          <w:szCs w:val="16"/>
        </w:rPr>
      </w:pPr>
    </w:p>
    <w:p w14:paraId="20F18638" w14:textId="77777777" w:rsidR="00312F3A" w:rsidRPr="00A67C5C" w:rsidRDefault="00312F3A" w:rsidP="00D55602">
      <w:pPr>
        <w:pStyle w:val="Textoindependiente"/>
        <w:numPr>
          <w:ilvl w:val="0"/>
          <w:numId w:val="4"/>
        </w:numPr>
        <w:spacing w:after="0" w:line="276" w:lineRule="auto"/>
        <w:ind w:left="709" w:hanging="338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Para </w:t>
      </w:r>
      <w:r w:rsidRPr="00A67C5C">
        <w:rPr>
          <w:rFonts w:ascii="Arial Narrow" w:hAnsi="Arial Narrow" w:cs="Arial"/>
          <w:b/>
          <w:sz w:val="24"/>
          <w:szCs w:val="24"/>
        </w:rPr>
        <w:t>LA CONTRATANTE</w:t>
      </w:r>
      <w:r w:rsidRPr="00A67C5C">
        <w:rPr>
          <w:rFonts w:ascii="Arial Narrow" w:hAnsi="Arial Narrow" w:cs="Arial"/>
          <w:sz w:val="24"/>
          <w:szCs w:val="24"/>
        </w:rPr>
        <w:t>:</w:t>
      </w:r>
    </w:p>
    <w:p w14:paraId="6CB6D840" w14:textId="77777777" w:rsidR="00AF7CA3" w:rsidRPr="00A67C5C" w:rsidRDefault="00AF7CA3" w:rsidP="00AF7CA3">
      <w:pPr>
        <w:pStyle w:val="Textoindependiente"/>
        <w:spacing w:after="0" w:line="276" w:lineRule="auto"/>
        <w:ind w:left="709" w:firstLine="0"/>
        <w:rPr>
          <w:rFonts w:ascii="Arial Narrow" w:hAnsi="Arial Narrow" w:cs="Arial"/>
          <w:sz w:val="24"/>
          <w:szCs w:val="24"/>
        </w:rPr>
      </w:pP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Atención: </w:t>
      </w:r>
      <w:r w:rsidR="008D6A07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>XXXXX</w:t>
      </w: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 </w:t>
      </w:r>
      <w:r w:rsidR="001E2E85"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>/</w:t>
      </w: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 </w:t>
      </w:r>
      <w:r w:rsidR="008D6A07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>XXXX</w:t>
      </w:r>
    </w:p>
    <w:p w14:paraId="3D92FB26" w14:textId="77777777" w:rsidR="00312F3A" w:rsidRPr="00A67C5C" w:rsidRDefault="00312F3A" w:rsidP="00D55602">
      <w:pPr>
        <w:pStyle w:val="Textoindependiente"/>
        <w:spacing w:after="0" w:line="276" w:lineRule="auto"/>
        <w:ind w:left="709" w:firstLine="0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Casa No. 1992 A-B, Llanos de </w:t>
      </w:r>
      <w:r w:rsidR="00A25663" w:rsidRPr="00A67C5C">
        <w:rPr>
          <w:rFonts w:ascii="Arial Narrow" w:hAnsi="Arial Narrow" w:cs="Arial"/>
          <w:sz w:val="24"/>
          <w:szCs w:val="24"/>
        </w:rPr>
        <w:t>Curundú</w:t>
      </w:r>
      <w:r w:rsidRPr="00A67C5C">
        <w:rPr>
          <w:rFonts w:ascii="Arial Narrow" w:hAnsi="Arial Narrow" w:cs="Arial"/>
          <w:sz w:val="24"/>
          <w:szCs w:val="24"/>
        </w:rPr>
        <w:t xml:space="preserve">, Ciudad de Panamá. Apartado postal: Apartado 0816-06822 Panamá 1, Panamá.  Teléfonos: 232-7615 </w:t>
      </w:r>
      <w:r w:rsidR="00E64539" w:rsidRPr="00A67C5C">
        <w:rPr>
          <w:rFonts w:ascii="Arial Narrow" w:hAnsi="Arial Narrow" w:cs="Arial"/>
          <w:sz w:val="24"/>
          <w:szCs w:val="24"/>
        </w:rPr>
        <w:t>o</w:t>
      </w:r>
      <w:r w:rsidRPr="00A67C5C">
        <w:rPr>
          <w:rFonts w:ascii="Arial Narrow" w:hAnsi="Arial Narrow" w:cs="Arial"/>
          <w:sz w:val="24"/>
          <w:szCs w:val="24"/>
        </w:rPr>
        <w:t xml:space="preserve"> 232-7616 Fax: 232-7613. Correos electrónico: </w:t>
      </w:r>
      <w:hyperlink r:id="rId10" w:history="1">
        <w:r w:rsidR="008D6A07" w:rsidRPr="00422F87">
          <w:rPr>
            <w:rStyle w:val="Hipervnculo"/>
            <w:rFonts w:ascii="Arial Narrow" w:hAnsi="Arial Narrow" w:cs="Arial"/>
            <w:sz w:val="24"/>
            <w:szCs w:val="24"/>
          </w:rPr>
          <w:t>XXXXX@naturapanama.org</w:t>
        </w:r>
      </w:hyperlink>
      <w:r w:rsidR="00AF7CA3" w:rsidRPr="00A67C5C">
        <w:rPr>
          <w:rFonts w:ascii="Arial Narrow" w:hAnsi="Arial Narrow" w:cs="Arial"/>
          <w:sz w:val="24"/>
          <w:szCs w:val="24"/>
        </w:rPr>
        <w:t xml:space="preserve"> / </w:t>
      </w:r>
      <w:hyperlink r:id="rId11" w:history="1">
        <w:r w:rsidR="008D6A07" w:rsidRPr="00422F87">
          <w:rPr>
            <w:rStyle w:val="Hipervnculo"/>
            <w:rFonts w:ascii="Arial Narrow" w:hAnsi="Arial Narrow" w:cs="Arial"/>
            <w:sz w:val="24"/>
            <w:szCs w:val="24"/>
          </w:rPr>
          <w:t>XXXXX@naturapanama.org</w:t>
        </w:r>
      </w:hyperlink>
      <w:r w:rsidR="00AF7CA3" w:rsidRPr="00A67C5C">
        <w:rPr>
          <w:rFonts w:ascii="Arial Narrow" w:hAnsi="Arial Narrow" w:cs="Arial"/>
          <w:sz w:val="24"/>
          <w:szCs w:val="24"/>
        </w:rPr>
        <w:t xml:space="preserve"> </w:t>
      </w:r>
    </w:p>
    <w:p w14:paraId="4AB9A9DC" w14:textId="77777777" w:rsidR="0057339F" w:rsidRPr="00A67C5C" w:rsidRDefault="0057339F" w:rsidP="008A1ADB">
      <w:pPr>
        <w:pStyle w:val="Textoindependiente"/>
        <w:spacing w:after="0" w:line="276" w:lineRule="auto"/>
        <w:ind w:left="0" w:firstLine="0"/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</w:pPr>
    </w:p>
    <w:p w14:paraId="4FB63A95" w14:textId="77777777" w:rsidR="0057339F" w:rsidRPr="00A67C5C" w:rsidRDefault="0057339F" w:rsidP="008A1ADB">
      <w:pPr>
        <w:pStyle w:val="Textoindependiente"/>
        <w:numPr>
          <w:ilvl w:val="0"/>
          <w:numId w:val="4"/>
        </w:numPr>
        <w:spacing w:after="0" w:line="276" w:lineRule="auto"/>
        <w:ind w:hanging="1156"/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</w:pP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Para </w:t>
      </w:r>
      <w:r w:rsidR="00086932" w:rsidRPr="00A67C5C">
        <w:rPr>
          <w:rStyle w:val="Hipervnculo"/>
          <w:rFonts w:ascii="Arial Narrow" w:hAnsi="Arial Narrow" w:cs="Arial"/>
          <w:b/>
          <w:color w:val="auto"/>
          <w:sz w:val="24"/>
          <w:szCs w:val="24"/>
          <w:lang w:val="es-ES"/>
        </w:rPr>
        <w:t>EL CONSULTOR</w:t>
      </w: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: </w:t>
      </w:r>
    </w:p>
    <w:p w14:paraId="1CF241EB" w14:textId="77777777" w:rsidR="005B6BEC" w:rsidRPr="00A67C5C" w:rsidRDefault="005B6BEC" w:rsidP="007C20B5">
      <w:pPr>
        <w:pStyle w:val="Textoindependiente"/>
        <w:spacing w:after="0" w:line="276" w:lineRule="auto"/>
        <w:ind w:left="709"/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</w:pP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    </w:t>
      </w:r>
      <w:r w:rsidR="008D6A07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>XXXXXXXX</w:t>
      </w:r>
    </w:p>
    <w:p w14:paraId="14D79B68" w14:textId="77777777" w:rsidR="000C2088" w:rsidRPr="00A67C5C" w:rsidRDefault="00BF4221" w:rsidP="00BC6569">
      <w:pPr>
        <w:pStyle w:val="Textoindependiente"/>
        <w:spacing w:after="0"/>
        <w:ind w:left="709"/>
        <w:rPr>
          <w:rFonts w:ascii="Arial Narrow" w:hAnsi="Arial Narrow" w:cs="Arial"/>
          <w:bCs/>
          <w:sz w:val="24"/>
          <w:szCs w:val="24"/>
          <w:lang w:val="es-PA"/>
        </w:rPr>
      </w:pP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    </w:t>
      </w:r>
      <w:r w:rsidR="008D6A07">
        <w:rPr>
          <w:rFonts w:ascii="Arial Narrow" w:hAnsi="Arial Narrow" w:cs="Arial"/>
          <w:bCs/>
          <w:sz w:val="24"/>
          <w:szCs w:val="24"/>
          <w:lang w:val="es-PA"/>
        </w:rPr>
        <w:t>XXXXXXX</w:t>
      </w:r>
      <w:r w:rsidR="00BC6569" w:rsidRPr="00A67C5C">
        <w:rPr>
          <w:rFonts w:ascii="Arial Narrow" w:hAnsi="Arial Narrow" w:cs="Arial"/>
          <w:bCs/>
          <w:sz w:val="24"/>
          <w:szCs w:val="24"/>
          <w:lang w:val="es-PA"/>
        </w:rPr>
        <w:t>,</w:t>
      </w:r>
      <w:r w:rsidR="00CC7E9E" w:rsidRPr="00A67C5C">
        <w:rPr>
          <w:rFonts w:ascii="Arial Narrow" w:hAnsi="Arial Narrow" w:cs="Arial"/>
          <w:bCs/>
          <w:sz w:val="24"/>
          <w:szCs w:val="24"/>
          <w:lang w:val="es-PA"/>
        </w:rPr>
        <w:t xml:space="preserve"> Corregimiento</w:t>
      </w:r>
      <w:r w:rsidR="00BC6569" w:rsidRPr="00A67C5C">
        <w:rPr>
          <w:rFonts w:ascii="Arial Narrow" w:hAnsi="Arial Narrow" w:cs="Arial"/>
          <w:bCs/>
          <w:sz w:val="24"/>
          <w:szCs w:val="24"/>
          <w:lang w:val="es-PA"/>
        </w:rPr>
        <w:t xml:space="preserve"> de </w:t>
      </w:r>
      <w:r w:rsidR="00CC7E9E" w:rsidRPr="00A67C5C">
        <w:rPr>
          <w:rFonts w:ascii="Arial Narrow" w:hAnsi="Arial Narrow" w:cs="Arial"/>
          <w:bCs/>
          <w:sz w:val="24"/>
          <w:szCs w:val="24"/>
          <w:lang w:val="es-PA"/>
        </w:rPr>
        <w:t xml:space="preserve">La </w:t>
      </w:r>
      <w:r w:rsidR="008D6A07">
        <w:rPr>
          <w:rFonts w:ascii="Arial Narrow" w:hAnsi="Arial Narrow" w:cs="Arial"/>
          <w:bCs/>
          <w:sz w:val="24"/>
          <w:szCs w:val="24"/>
          <w:lang w:val="es-PA"/>
        </w:rPr>
        <w:t>XXXXXXX</w:t>
      </w:r>
      <w:r w:rsidR="00BC6569" w:rsidRPr="00A67C5C">
        <w:rPr>
          <w:rFonts w:ascii="Arial Narrow" w:hAnsi="Arial Narrow" w:cs="Arial"/>
          <w:bCs/>
          <w:sz w:val="24"/>
          <w:szCs w:val="24"/>
          <w:lang w:val="es-PA"/>
        </w:rPr>
        <w:t xml:space="preserve">, </w:t>
      </w:r>
      <w:r w:rsidR="00CC7E9E" w:rsidRPr="00A67C5C">
        <w:rPr>
          <w:rFonts w:ascii="Arial Narrow" w:hAnsi="Arial Narrow" w:cs="Arial"/>
          <w:bCs/>
          <w:sz w:val="24"/>
          <w:szCs w:val="24"/>
          <w:lang w:val="es-PA"/>
        </w:rPr>
        <w:t>Provincia</w:t>
      </w:r>
      <w:r w:rsidR="00BC6569" w:rsidRPr="00A67C5C">
        <w:rPr>
          <w:rFonts w:ascii="Arial Narrow" w:hAnsi="Arial Narrow" w:cs="Arial"/>
          <w:bCs/>
          <w:sz w:val="24"/>
          <w:szCs w:val="24"/>
          <w:lang w:val="es-PA"/>
        </w:rPr>
        <w:t xml:space="preserve"> de </w:t>
      </w:r>
      <w:r w:rsidR="00CC7E9E" w:rsidRPr="00A67C5C">
        <w:rPr>
          <w:rFonts w:ascii="Arial Narrow" w:hAnsi="Arial Narrow" w:cs="Arial"/>
          <w:bCs/>
          <w:sz w:val="24"/>
          <w:szCs w:val="24"/>
          <w:lang w:val="es-PA"/>
        </w:rPr>
        <w:t>Los Santos</w:t>
      </w: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   </w:t>
      </w:r>
      <w:r w:rsidR="00BC6569"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            </w:t>
      </w:r>
      <w:r w:rsidR="00C64A39"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>Teléfonos</w:t>
      </w: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: </w:t>
      </w:r>
      <w:r w:rsidR="008D6A07">
        <w:rPr>
          <w:rFonts w:ascii="Arial Narrow" w:hAnsi="Arial Narrow" w:cs="Arial"/>
          <w:bCs/>
          <w:sz w:val="24"/>
          <w:szCs w:val="24"/>
          <w:lang w:val="es-PA"/>
        </w:rPr>
        <w:t>XXXXXX</w:t>
      </w: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 xml:space="preserve">, Correo electrónico: </w:t>
      </w:r>
      <w:hyperlink r:id="rId12" w:history="1">
        <w:r w:rsidR="008D6A07" w:rsidRPr="00422F87">
          <w:rPr>
            <w:rStyle w:val="Hipervnculo"/>
            <w:rFonts w:ascii="Arial Narrow" w:hAnsi="Arial Narrow" w:cs="Arial"/>
            <w:bCs/>
            <w:sz w:val="24"/>
            <w:szCs w:val="24"/>
            <w:lang w:val="es-PA"/>
          </w:rPr>
          <w:t>XXXXXXX@gmail.com</w:t>
        </w:r>
      </w:hyperlink>
      <w:r w:rsidR="005B4F79" w:rsidRPr="00A67C5C">
        <w:rPr>
          <w:rFonts w:ascii="Arial Narrow" w:hAnsi="Arial Narrow" w:cs="Arial"/>
          <w:bCs/>
          <w:sz w:val="24"/>
          <w:szCs w:val="24"/>
          <w:lang w:val="es-PA"/>
        </w:rPr>
        <w:t xml:space="preserve"> </w:t>
      </w:r>
      <w:r w:rsidR="000C2088" w:rsidRPr="00A67C5C">
        <w:rPr>
          <w:rFonts w:ascii="Arial Narrow" w:hAnsi="Arial Narrow" w:cs="Arial"/>
          <w:bCs/>
          <w:sz w:val="24"/>
          <w:szCs w:val="24"/>
          <w:lang w:val="es-PA"/>
        </w:rPr>
        <w:t xml:space="preserve"> </w:t>
      </w:r>
    </w:p>
    <w:p w14:paraId="2E719FC0" w14:textId="77777777" w:rsidR="004269B3" w:rsidRPr="00677325" w:rsidRDefault="00390CAA" w:rsidP="00677325">
      <w:pPr>
        <w:pStyle w:val="Textoindependiente"/>
        <w:spacing w:after="0" w:line="276" w:lineRule="auto"/>
        <w:ind w:left="709"/>
        <w:rPr>
          <w:rFonts w:ascii="Arial Narrow" w:hAnsi="Arial Narrow" w:cs="Arial"/>
          <w:bCs/>
          <w:sz w:val="24"/>
          <w:szCs w:val="24"/>
          <w:lang w:val="es-ES"/>
        </w:rPr>
      </w:pPr>
      <w:r w:rsidRPr="00A67C5C">
        <w:rPr>
          <w:rStyle w:val="Hipervnculo"/>
          <w:rFonts w:ascii="Arial Narrow" w:hAnsi="Arial Narrow" w:cs="Arial"/>
          <w:bCs/>
          <w:color w:val="auto"/>
          <w:sz w:val="24"/>
          <w:szCs w:val="24"/>
          <w:lang w:val="es-ES"/>
        </w:rPr>
        <w:tab/>
      </w:r>
    </w:p>
    <w:p w14:paraId="580A60B7" w14:textId="77777777" w:rsidR="0087126C" w:rsidRPr="00A67C5C" w:rsidRDefault="0087126C" w:rsidP="00476660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DÉCIMA </w:t>
      </w:r>
      <w:r w:rsidR="00850018">
        <w:rPr>
          <w:rFonts w:ascii="Arial Narrow" w:hAnsi="Arial Narrow" w:cs="Arial"/>
          <w:b/>
          <w:sz w:val="24"/>
          <w:szCs w:val="24"/>
        </w:rPr>
        <w:t>SEGUNDA</w:t>
      </w:r>
      <w:r w:rsidR="000C3DFE" w:rsidRPr="00A67C5C">
        <w:rPr>
          <w:rFonts w:ascii="Arial Narrow" w:hAnsi="Arial Narrow" w:cs="Arial"/>
          <w:b/>
          <w:sz w:val="24"/>
          <w:szCs w:val="24"/>
        </w:rPr>
        <w:t>. -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Pr="00A67C5C">
        <w:rPr>
          <w:rFonts w:ascii="Arial Narrow" w:hAnsi="Arial Narrow" w:cs="Arial"/>
          <w:b/>
          <w:sz w:val="24"/>
          <w:szCs w:val="24"/>
          <w:lang w:val="es-CO"/>
        </w:rPr>
        <w:t xml:space="preserve">INTRANSFERIBILIDAD DEL CONTRATO: </w:t>
      </w:r>
      <w:r w:rsidRPr="00A67C5C">
        <w:rPr>
          <w:rFonts w:ascii="Arial Narrow" w:hAnsi="Arial Narrow" w:cs="Arial"/>
          <w:sz w:val="24"/>
          <w:szCs w:val="24"/>
          <w:lang w:val="es-CO"/>
        </w:rPr>
        <w:t xml:space="preserve">Queda expresa y totalmente prohibida </w:t>
      </w:r>
      <w:r w:rsidRPr="00A67C5C">
        <w:rPr>
          <w:rFonts w:ascii="Arial Narrow" w:hAnsi="Arial Narrow" w:cs="Arial"/>
          <w:sz w:val="24"/>
          <w:szCs w:val="24"/>
        </w:rPr>
        <w:t>la subcontratación de otro contratista y/o la cesión, transferencia o subrogación, total o parcial, de las estipulaciones contenidas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 xml:space="preserve">en el presente Contrato a persona natural o jurídica alguna, sin la aprobación previa y por escrito de </w:t>
      </w:r>
      <w:r w:rsidRPr="00A67C5C">
        <w:rPr>
          <w:rFonts w:ascii="Arial Narrow" w:hAnsi="Arial Narrow" w:cs="Arial"/>
          <w:b/>
          <w:sz w:val="24"/>
          <w:szCs w:val="24"/>
        </w:rPr>
        <w:t>LA CONTRATANTE.</w:t>
      </w:r>
    </w:p>
    <w:p w14:paraId="212D2FC3" w14:textId="77777777" w:rsidR="007D508C" w:rsidRPr="00A67C5C" w:rsidRDefault="007D508C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</w:p>
    <w:p w14:paraId="5D8E192A" w14:textId="77777777" w:rsidR="0087126C" w:rsidRPr="00A67C5C" w:rsidRDefault="0087126C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DÉCIMA </w:t>
      </w:r>
      <w:r w:rsidR="00850018">
        <w:rPr>
          <w:rFonts w:ascii="Arial Narrow" w:hAnsi="Arial Narrow" w:cs="Arial"/>
          <w:b/>
          <w:sz w:val="24"/>
          <w:szCs w:val="24"/>
        </w:rPr>
        <w:t>TERCERA</w:t>
      </w:r>
      <w:r w:rsidR="000C3DFE" w:rsidRPr="00A67C5C">
        <w:rPr>
          <w:rFonts w:ascii="Arial Narrow" w:hAnsi="Arial Narrow" w:cs="Arial"/>
          <w:b/>
          <w:sz w:val="24"/>
          <w:szCs w:val="24"/>
        </w:rPr>
        <w:t>. -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Pr="00A67C5C">
        <w:rPr>
          <w:rFonts w:ascii="Arial Narrow" w:hAnsi="Arial Narrow" w:cs="Arial"/>
          <w:b/>
          <w:spacing w:val="-3"/>
          <w:sz w:val="24"/>
          <w:szCs w:val="24"/>
        </w:rPr>
        <w:t>AUTONOMÍA Y NO VINCULACIÓN LABORAL: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 xml:space="preserve"> actuarán con total y plena autonomía técnica y administrativa en el cumplimiento de las obligaciones que adquiere por el presente Contrato, por lo cual no se </w:t>
      </w:r>
      <w:r w:rsidRPr="00A67C5C">
        <w:rPr>
          <w:rFonts w:ascii="Arial Narrow" w:hAnsi="Arial Narrow" w:cs="Arial"/>
          <w:spacing w:val="-3"/>
          <w:sz w:val="24"/>
          <w:szCs w:val="24"/>
          <w:lang w:val="es-CO"/>
        </w:rPr>
        <w:t xml:space="preserve">genera relación de subordinación ni dependencia laboral alguna entre </w:t>
      </w:r>
      <w:r w:rsidR="00086932" w:rsidRPr="00A67C5C">
        <w:rPr>
          <w:rFonts w:ascii="Arial Narrow" w:hAnsi="Arial Narrow" w:cs="Arial"/>
          <w:b/>
          <w:spacing w:val="-3"/>
          <w:sz w:val="24"/>
          <w:szCs w:val="24"/>
          <w:lang w:val="es-CO"/>
        </w:rPr>
        <w:t>EL CONSULTOR</w:t>
      </w:r>
      <w:r w:rsidRPr="00A67C5C">
        <w:rPr>
          <w:rFonts w:ascii="Arial Narrow" w:hAnsi="Arial Narrow" w:cs="Arial"/>
          <w:spacing w:val="-3"/>
          <w:sz w:val="24"/>
          <w:szCs w:val="24"/>
          <w:lang w:val="es-CO"/>
        </w:rPr>
        <w:t xml:space="preserve"> y </w:t>
      </w:r>
      <w:r w:rsidRPr="00A67C5C">
        <w:rPr>
          <w:rFonts w:ascii="Arial Narrow" w:hAnsi="Arial Narrow" w:cs="Arial"/>
          <w:b/>
          <w:sz w:val="24"/>
          <w:szCs w:val="24"/>
        </w:rPr>
        <w:t>LA CONTRATANTE</w:t>
      </w:r>
      <w:r w:rsidRPr="00A67C5C">
        <w:rPr>
          <w:rFonts w:ascii="Arial Narrow" w:hAnsi="Arial Narrow" w:cs="Arial"/>
          <w:spacing w:val="-3"/>
          <w:sz w:val="24"/>
          <w:szCs w:val="24"/>
          <w:lang w:val="es-CO"/>
        </w:rPr>
        <w:t xml:space="preserve">. </w:t>
      </w:r>
      <w:r w:rsidRPr="00A67C5C">
        <w:rPr>
          <w:rFonts w:ascii="Arial Narrow" w:hAnsi="Arial Narrow" w:cs="Arial"/>
          <w:sz w:val="24"/>
          <w:szCs w:val="24"/>
          <w:lang w:val="es-ES"/>
        </w:rPr>
        <w:t xml:space="preserve">En virtud de lo anterior, </w:t>
      </w:r>
      <w:r w:rsidR="00086932" w:rsidRPr="00A67C5C">
        <w:rPr>
          <w:rFonts w:ascii="Arial Narrow" w:hAnsi="Arial Narrow" w:cs="Arial"/>
          <w:b/>
          <w:sz w:val="24"/>
          <w:szCs w:val="24"/>
          <w:lang w:val="es-CO"/>
        </w:rPr>
        <w:t>EL CONSULTOR</w:t>
      </w:r>
      <w:r w:rsidRPr="00A67C5C">
        <w:rPr>
          <w:rFonts w:ascii="Arial Narrow" w:hAnsi="Arial Narrow" w:cs="Arial"/>
          <w:b/>
          <w:sz w:val="24"/>
          <w:szCs w:val="24"/>
          <w:lang w:val="es-ES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>libera a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Pr="00A67C5C">
        <w:rPr>
          <w:rFonts w:ascii="Arial Narrow" w:hAnsi="Arial Narrow" w:cs="Arial"/>
          <w:b/>
          <w:spacing w:val="-3"/>
          <w:sz w:val="24"/>
          <w:szCs w:val="24"/>
          <w:lang w:val="es-CO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 xml:space="preserve">de toda acción o demanda laboral que se intentaran en su contra y se hace responsable ante las autoridades y ante terceros por todas las obligaciones, compromisos o deudas que adquiera con ellos durante toda la ejecución de la consultoría, </w:t>
      </w:r>
      <w:r w:rsidRPr="00A67C5C">
        <w:rPr>
          <w:rFonts w:ascii="Arial Narrow" w:hAnsi="Arial Narrow" w:cs="Arial"/>
          <w:spacing w:val="-3"/>
          <w:sz w:val="24"/>
          <w:szCs w:val="24"/>
          <w:lang w:val="es-CO"/>
        </w:rPr>
        <w:t xml:space="preserve">incluyendo, pero sin limitarse al pago de salarios, prestaciones sociales, vacaciones, indemnizaciones y honorarios, aportes a seguridad social y al fisco cuando apliquen. </w:t>
      </w:r>
      <w:r w:rsidR="00615A0D" w:rsidRPr="00A67C5C">
        <w:rPr>
          <w:rFonts w:ascii="Arial Narrow" w:hAnsi="Arial Narrow" w:cs="Arial"/>
          <w:spacing w:val="-3"/>
          <w:sz w:val="24"/>
          <w:szCs w:val="24"/>
          <w:lang w:val="es-CO"/>
        </w:rPr>
        <w:t xml:space="preserve">Así </w:t>
      </w:r>
      <w:r w:rsidRPr="00A67C5C">
        <w:rPr>
          <w:rFonts w:ascii="Arial Narrow" w:hAnsi="Arial Narrow" w:cs="Arial"/>
          <w:spacing w:val="-3"/>
          <w:sz w:val="24"/>
          <w:szCs w:val="24"/>
          <w:lang w:val="es-CO"/>
        </w:rPr>
        <w:t xml:space="preserve">mismo, </w:t>
      </w:r>
      <w:r w:rsidR="00086932" w:rsidRPr="00A67C5C">
        <w:rPr>
          <w:rFonts w:ascii="Arial Narrow" w:hAnsi="Arial Narrow" w:cs="Arial"/>
          <w:b/>
          <w:spacing w:val="-3"/>
          <w:sz w:val="24"/>
          <w:szCs w:val="24"/>
          <w:lang w:val="es-CO"/>
        </w:rPr>
        <w:t>EL CONSULTOR</w:t>
      </w:r>
      <w:r w:rsidRPr="00A67C5C">
        <w:rPr>
          <w:rFonts w:ascii="Arial Narrow" w:hAnsi="Arial Narrow" w:cs="Arial"/>
          <w:spacing w:val="-3"/>
          <w:sz w:val="24"/>
          <w:szCs w:val="24"/>
          <w:lang w:val="es-CO"/>
        </w:rPr>
        <w:t xml:space="preserve"> </w:t>
      </w:r>
      <w:r w:rsidRPr="00A67C5C">
        <w:rPr>
          <w:rFonts w:ascii="Arial Narrow" w:hAnsi="Arial Narrow" w:cs="Arial"/>
          <w:sz w:val="24"/>
          <w:szCs w:val="24"/>
          <w:lang w:val="es-ES"/>
        </w:rPr>
        <w:t xml:space="preserve">reconoce que no tendrá derecho a los beneficios contemplados para los trabajadores del régimen laboral de la actividad privada, toda vez que el vínculo contractual para con </w:t>
      </w:r>
      <w:r w:rsidR="00086932" w:rsidRPr="00A67C5C">
        <w:rPr>
          <w:rFonts w:ascii="Arial Narrow" w:hAnsi="Arial Narrow" w:cs="Arial"/>
          <w:b/>
          <w:sz w:val="24"/>
          <w:szCs w:val="24"/>
          <w:lang w:val="es-CO"/>
        </w:rPr>
        <w:t>EL CONSULTOR</w:t>
      </w:r>
      <w:r w:rsidRPr="00A67C5C">
        <w:rPr>
          <w:rFonts w:ascii="Arial Narrow" w:hAnsi="Arial Narrow" w:cs="Arial"/>
          <w:b/>
          <w:bCs/>
          <w:sz w:val="24"/>
          <w:szCs w:val="24"/>
          <w:lang w:val="es-ES"/>
        </w:rPr>
        <w:t xml:space="preserve"> </w:t>
      </w:r>
      <w:r w:rsidRPr="00A67C5C">
        <w:rPr>
          <w:rFonts w:ascii="Arial Narrow" w:hAnsi="Arial Narrow" w:cs="Arial"/>
          <w:sz w:val="24"/>
          <w:szCs w:val="24"/>
          <w:lang w:val="es-ES"/>
        </w:rPr>
        <w:t xml:space="preserve">es de naturaleza civil.  </w:t>
      </w:r>
      <w:r w:rsidRPr="00A67C5C">
        <w:rPr>
          <w:rFonts w:ascii="Arial Narrow" w:hAnsi="Arial Narrow" w:cs="Arial"/>
          <w:sz w:val="24"/>
          <w:szCs w:val="24"/>
        </w:rPr>
        <w:t>Lo anterior se aplicará, en cualquier caso, incluyendo en la suspensión temporal y definitiva del Contrato.</w:t>
      </w:r>
    </w:p>
    <w:p w14:paraId="2F684B7B" w14:textId="77777777" w:rsidR="0087126C" w:rsidRPr="00A67C5C" w:rsidRDefault="0087126C" w:rsidP="00476660">
      <w:pPr>
        <w:spacing w:after="0"/>
        <w:ind w:right="-234"/>
        <w:jc w:val="both"/>
        <w:rPr>
          <w:rFonts w:ascii="Arial Narrow" w:hAnsi="Arial Narrow" w:cs="Arial"/>
          <w:sz w:val="24"/>
          <w:szCs w:val="24"/>
          <w:lang w:val="es-ES"/>
        </w:rPr>
      </w:pPr>
    </w:p>
    <w:p w14:paraId="4F2484C0" w14:textId="77777777" w:rsidR="0087126C" w:rsidRDefault="0087126C" w:rsidP="00476660">
      <w:pPr>
        <w:spacing w:after="0"/>
        <w:jc w:val="both"/>
        <w:rPr>
          <w:ins w:id="37" w:author="Rodrigo Tomas" w:date="2026-08-19T10:46:00Z"/>
          <w:rFonts w:ascii="Arial Narrow" w:hAnsi="Arial Narrow" w:cs="Arial"/>
          <w:bCs/>
          <w:sz w:val="24"/>
          <w:szCs w:val="24"/>
          <w:lang w:val="es-ES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DÉCIMA </w:t>
      </w:r>
      <w:r w:rsidR="00850018">
        <w:rPr>
          <w:rFonts w:ascii="Arial Narrow" w:hAnsi="Arial Narrow" w:cs="Arial"/>
          <w:b/>
          <w:sz w:val="24"/>
          <w:szCs w:val="24"/>
        </w:rPr>
        <w:t>CUARTA</w:t>
      </w:r>
      <w:r w:rsidR="000C3DFE" w:rsidRPr="00A67C5C">
        <w:rPr>
          <w:rFonts w:ascii="Arial Narrow" w:hAnsi="Arial Narrow" w:cs="Arial"/>
          <w:b/>
          <w:sz w:val="24"/>
          <w:szCs w:val="24"/>
        </w:rPr>
        <w:t>. -</w:t>
      </w:r>
      <w:r w:rsidRPr="00A67C5C">
        <w:rPr>
          <w:rFonts w:ascii="Arial Narrow" w:hAnsi="Arial Narrow" w:cs="Arial"/>
          <w:b/>
          <w:sz w:val="24"/>
          <w:szCs w:val="24"/>
        </w:rPr>
        <w:t xml:space="preserve"> PAGO DE IMPUESTOS Y DEDUCCIONES LEGALES: </w:t>
      </w:r>
      <w:bookmarkStart w:id="38" w:name="_Hlk95293262"/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bookmarkEnd w:id="38"/>
      <w:r w:rsidRPr="00A67C5C">
        <w:rPr>
          <w:rFonts w:ascii="Arial Narrow" w:hAnsi="Arial Narrow" w:cs="Arial"/>
          <w:bCs/>
          <w:sz w:val="24"/>
          <w:szCs w:val="24"/>
        </w:rPr>
        <w:t xml:space="preserve">acepta que, dada la calidad del presente Contrato, se obliga al pago de impuestos y deducciones </w:t>
      </w:r>
      <w:r w:rsidRPr="00A67C5C">
        <w:rPr>
          <w:rFonts w:ascii="Arial Narrow" w:hAnsi="Arial Narrow" w:cs="Arial"/>
          <w:bCs/>
          <w:sz w:val="24"/>
          <w:szCs w:val="24"/>
          <w:lang w:val="es-ES"/>
        </w:rPr>
        <w:t>según las obligaciones que impone el Código Fiscal de la República de Panamá.</w:t>
      </w:r>
    </w:p>
    <w:p w14:paraId="47059623" w14:textId="77777777" w:rsidR="009C34E1" w:rsidRDefault="009C34E1" w:rsidP="00476660">
      <w:pPr>
        <w:spacing w:after="0"/>
        <w:jc w:val="both"/>
        <w:rPr>
          <w:ins w:id="39" w:author="Rodrigo Tomas" w:date="2026-08-19T10:46:00Z"/>
          <w:rFonts w:ascii="Arial Narrow" w:hAnsi="Arial Narrow" w:cs="Arial"/>
          <w:bCs/>
          <w:sz w:val="24"/>
          <w:szCs w:val="24"/>
          <w:lang w:val="es-ES"/>
        </w:rPr>
      </w:pPr>
    </w:p>
    <w:p w14:paraId="3C5D9521" w14:textId="77777777" w:rsidR="009C34E1" w:rsidRPr="009C34E1" w:rsidRDefault="009C34E1" w:rsidP="009C34E1">
      <w:pPr>
        <w:spacing w:after="0"/>
        <w:jc w:val="both"/>
        <w:rPr>
          <w:ins w:id="40" w:author="Rodrigo Tomas" w:date="2026-08-19T10:46:00Z"/>
          <w:rFonts w:ascii="Arial Narrow" w:hAnsi="Arial Narrow" w:cs="Arial"/>
          <w:sz w:val="24"/>
          <w:szCs w:val="24"/>
        </w:rPr>
      </w:pPr>
      <w:ins w:id="41" w:author="Rodrigo Tomas" w:date="2026-08-19T10:46:00Z">
        <w:r w:rsidRPr="00A67C5C">
          <w:rPr>
            <w:rFonts w:ascii="Arial Narrow" w:hAnsi="Arial Narrow" w:cs="Arial"/>
            <w:b/>
            <w:bCs/>
            <w:sz w:val="24"/>
            <w:szCs w:val="24"/>
          </w:rPr>
          <w:t>EL CONSULTOR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9C34E1">
          <w:rPr>
            <w:rFonts w:ascii="Arial Narrow" w:hAnsi="Arial Narrow" w:cs="Arial"/>
            <w:sz w:val="24"/>
            <w:szCs w:val="24"/>
          </w:rPr>
          <w:t xml:space="preserve">declara que actuará como entidad independiente y será el único responsable del cumplimiento de todas las obligaciones laborales, salariales, fiscales, de seguridad social, riesgos profesionales y demás cargas legales respecto </w:t>
        </w:r>
        <w:r>
          <w:rPr>
            <w:rFonts w:ascii="Arial Narrow" w:hAnsi="Arial Narrow" w:cs="Arial"/>
            <w:sz w:val="24"/>
            <w:szCs w:val="24"/>
          </w:rPr>
          <w:t xml:space="preserve">de él o </w:t>
        </w:r>
        <w:r w:rsidRPr="009C34E1">
          <w:rPr>
            <w:rFonts w:ascii="Arial Narrow" w:hAnsi="Arial Narrow" w:cs="Arial"/>
            <w:sz w:val="24"/>
            <w:szCs w:val="24"/>
          </w:rPr>
          <w:t>de su personal.</w:t>
        </w:r>
      </w:ins>
    </w:p>
    <w:p w14:paraId="6D2EF9B6" w14:textId="77777777" w:rsidR="009C34E1" w:rsidRPr="009C34E1" w:rsidRDefault="009C34E1" w:rsidP="009C34E1">
      <w:pPr>
        <w:spacing w:after="0"/>
        <w:jc w:val="both"/>
        <w:rPr>
          <w:ins w:id="42" w:author="Rodrigo Tomas" w:date="2026-08-19T10:46:00Z"/>
          <w:rFonts w:ascii="Arial Narrow" w:hAnsi="Arial Narrow" w:cs="Arial"/>
          <w:sz w:val="24"/>
          <w:szCs w:val="24"/>
        </w:rPr>
      </w:pPr>
    </w:p>
    <w:p w14:paraId="3E2EBC72" w14:textId="77777777" w:rsidR="009C34E1" w:rsidRPr="009C34E1" w:rsidRDefault="009C34E1" w:rsidP="009C34E1">
      <w:pPr>
        <w:spacing w:after="0"/>
        <w:jc w:val="both"/>
        <w:rPr>
          <w:ins w:id="43" w:author="Rodrigo Tomas" w:date="2026-08-19T10:46:00Z"/>
          <w:rFonts w:ascii="Arial Narrow" w:hAnsi="Arial Narrow" w:cs="Arial"/>
          <w:b/>
          <w:bCs/>
          <w:sz w:val="24"/>
          <w:szCs w:val="24"/>
        </w:rPr>
      </w:pPr>
      <w:ins w:id="44" w:author="Rodrigo Tomas" w:date="2026-08-19T10:46:00Z">
        <w:r w:rsidRPr="009C34E1">
          <w:rPr>
            <w:rFonts w:ascii="Arial Narrow" w:hAnsi="Arial Narrow" w:cs="Arial"/>
            <w:sz w:val="24"/>
            <w:szCs w:val="24"/>
          </w:rPr>
          <w:t xml:space="preserve">Ninguna disposición del presente Contrato podrá interpretarse como generadora de una relación laboral entre 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NATURA </w:t>
        </w:r>
        <w:r w:rsidRPr="009C34E1">
          <w:rPr>
            <w:rFonts w:ascii="Arial Narrow" w:hAnsi="Arial Narrow" w:cs="Arial"/>
            <w:sz w:val="24"/>
            <w:szCs w:val="24"/>
          </w:rPr>
          <w:t>y el personal de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A67C5C">
          <w:rPr>
            <w:rFonts w:ascii="Arial Narrow" w:hAnsi="Arial Narrow" w:cs="Arial"/>
            <w:b/>
            <w:bCs/>
            <w:sz w:val="24"/>
            <w:szCs w:val="24"/>
          </w:rPr>
          <w:t>EL CONSULTOR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>.</w:t>
        </w:r>
      </w:ins>
    </w:p>
    <w:p w14:paraId="22002886" w14:textId="77777777" w:rsidR="009C34E1" w:rsidRPr="009C34E1" w:rsidRDefault="009C34E1" w:rsidP="009C34E1">
      <w:pPr>
        <w:spacing w:after="0"/>
        <w:jc w:val="both"/>
        <w:rPr>
          <w:ins w:id="45" w:author="Rodrigo Tomas" w:date="2026-08-19T10:46:00Z"/>
          <w:rFonts w:ascii="Arial Narrow" w:hAnsi="Arial Narrow" w:cs="Arial"/>
          <w:b/>
          <w:bCs/>
          <w:sz w:val="24"/>
          <w:szCs w:val="24"/>
        </w:rPr>
      </w:pPr>
    </w:p>
    <w:p w14:paraId="7B1F5E9D" w14:textId="77777777" w:rsidR="009C34E1" w:rsidRPr="009C34E1" w:rsidRDefault="009C34E1" w:rsidP="009C34E1">
      <w:pPr>
        <w:spacing w:after="0"/>
        <w:jc w:val="both"/>
        <w:rPr>
          <w:ins w:id="46" w:author="Rodrigo Tomas" w:date="2026-08-19T10:36:00Z"/>
          <w:rFonts w:ascii="Arial Narrow" w:hAnsi="Arial Narrow" w:cs="Arial"/>
          <w:bCs/>
          <w:sz w:val="24"/>
          <w:szCs w:val="24"/>
          <w:lang w:val="es-ES"/>
        </w:rPr>
      </w:pPr>
      <w:ins w:id="47" w:author="Rodrigo Tomas" w:date="2026-08-19T10:46:00Z">
        <w:r w:rsidRPr="00A67C5C">
          <w:rPr>
            <w:rFonts w:ascii="Arial Narrow" w:hAnsi="Arial Narrow" w:cs="Arial"/>
            <w:b/>
            <w:bCs/>
            <w:sz w:val="24"/>
            <w:szCs w:val="24"/>
          </w:rPr>
          <w:t>EL CONSULTOR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9C34E1">
          <w:rPr>
            <w:rFonts w:ascii="Arial Narrow" w:hAnsi="Arial Narrow" w:cs="Arial"/>
            <w:sz w:val="24"/>
            <w:szCs w:val="24"/>
          </w:rPr>
          <w:t>mantendrá indemne a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 NATURA </w:t>
        </w:r>
        <w:r w:rsidRPr="009C34E1">
          <w:rPr>
            <w:rFonts w:ascii="Arial Narrow" w:hAnsi="Arial Narrow" w:cs="Arial"/>
            <w:sz w:val="24"/>
            <w:szCs w:val="24"/>
          </w:rPr>
          <w:t>ante cualquier reclamación interpuesta por trabajadores, autoridades administrativas o entidades de seguridad social derivada del incumplimiento de estas obligaciones.</w:t>
        </w:r>
      </w:ins>
    </w:p>
    <w:p w14:paraId="7D7DA73D" w14:textId="77777777" w:rsidR="00E43E61" w:rsidRDefault="00E43E61" w:rsidP="00476660">
      <w:pPr>
        <w:spacing w:after="0"/>
        <w:jc w:val="both"/>
        <w:rPr>
          <w:ins w:id="48" w:author="Rodrigo Tomas" w:date="2026-08-19T10:36:00Z"/>
          <w:rFonts w:ascii="Arial Narrow" w:hAnsi="Arial Narrow" w:cs="Arial"/>
          <w:bCs/>
          <w:sz w:val="24"/>
          <w:szCs w:val="24"/>
          <w:lang w:val="es-ES"/>
        </w:rPr>
      </w:pPr>
    </w:p>
    <w:p w14:paraId="5885D940" w14:textId="77777777" w:rsidR="00E43E61" w:rsidRPr="00E43E61" w:rsidRDefault="00E43E61" w:rsidP="00E43E61">
      <w:pPr>
        <w:spacing w:after="0"/>
        <w:jc w:val="both"/>
        <w:rPr>
          <w:ins w:id="49" w:author="Rodrigo Tomas" w:date="2026-08-19T10:36:00Z"/>
          <w:rFonts w:ascii="Arial Narrow" w:hAnsi="Arial Narrow" w:cs="Arial"/>
          <w:sz w:val="24"/>
          <w:szCs w:val="24"/>
        </w:rPr>
      </w:pPr>
      <w:ins w:id="50" w:author="Rodrigo Tomas" w:date="2026-08-19T10:36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CLÁUSULA </w:t>
        </w:r>
        <w:r>
          <w:rPr>
            <w:rFonts w:ascii="Arial Narrow" w:hAnsi="Arial Narrow" w:cs="Arial"/>
            <w:b/>
            <w:bCs/>
            <w:sz w:val="24"/>
            <w:szCs w:val="24"/>
          </w:rPr>
          <w:t>XXXXX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>. AUDITORÍA, INSPECCIÓN Y ACCESO A INFORMACIÓN.</w:t>
        </w:r>
        <w:r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A67C5C">
          <w:rPr>
            <w:rFonts w:ascii="Arial Narrow" w:hAnsi="Arial Narrow" w:cs="Arial"/>
            <w:b/>
            <w:bCs/>
            <w:sz w:val="24"/>
            <w:szCs w:val="24"/>
          </w:rPr>
          <w:t>EL CONSULTOR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mantendrá registros técnicos, administrativos, contables y financieros completos, exactos y verificables relacionados con las actividades contratadas durante la vigencia del Contrato y por un período mínimo de cinco (5) años posteriores a su terminación o por el período superior exigido por la legislación aplicable.</w:t>
        </w:r>
        <w:r>
          <w:rPr>
            <w:rFonts w:ascii="Arial Narrow" w:hAnsi="Arial Narrow" w:cs="Arial"/>
            <w:sz w:val="24"/>
            <w:szCs w:val="24"/>
          </w:rPr>
          <w:t xml:space="preserve"> </w:t>
        </w:r>
      </w:ins>
    </w:p>
    <w:p w14:paraId="21EC6377" w14:textId="77777777" w:rsidR="00E43E61" w:rsidRPr="00E43E61" w:rsidRDefault="00E43E61" w:rsidP="00E43E61">
      <w:pPr>
        <w:spacing w:after="0"/>
        <w:jc w:val="both"/>
        <w:rPr>
          <w:ins w:id="51" w:author="Rodrigo Tomas" w:date="2026-08-19T10:36:00Z"/>
          <w:rFonts w:ascii="Arial Narrow" w:hAnsi="Arial Narrow" w:cs="Arial"/>
          <w:b/>
          <w:bCs/>
          <w:sz w:val="24"/>
          <w:szCs w:val="24"/>
        </w:rPr>
      </w:pPr>
    </w:p>
    <w:p w14:paraId="04B07F56" w14:textId="77777777" w:rsidR="00E43E61" w:rsidRPr="00E43E61" w:rsidRDefault="00E43E61" w:rsidP="00E43E61">
      <w:pPr>
        <w:spacing w:after="0"/>
        <w:jc w:val="both"/>
        <w:rPr>
          <w:ins w:id="52" w:author="Rodrigo Tomas" w:date="2026-08-19T10:36:00Z"/>
          <w:rFonts w:ascii="Arial Narrow" w:hAnsi="Arial Narrow" w:cs="Arial"/>
          <w:b/>
          <w:bCs/>
          <w:sz w:val="24"/>
          <w:szCs w:val="24"/>
        </w:rPr>
      </w:pPr>
      <w:ins w:id="53" w:author="Rodrigo Tomas" w:date="2026-08-19T10:37:00Z">
        <w:r w:rsidRPr="00A67C5C">
          <w:rPr>
            <w:rFonts w:ascii="Arial Narrow" w:hAnsi="Arial Narrow" w:cs="Arial"/>
            <w:b/>
            <w:bCs/>
            <w:sz w:val="24"/>
            <w:szCs w:val="24"/>
          </w:rPr>
          <w:t>EL CONSULTOR</w:t>
        </w:r>
      </w:ins>
      <w:ins w:id="54" w:author="Rodrigo Tomas" w:date="2026-08-19T10:36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acepta y autoriza expresamente a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NATURA</w:t>
        </w:r>
        <w:r w:rsidRPr="00E43E61">
          <w:rPr>
            <w:rFonts w:ascii="Arial Narrow" w:hAnsi="Arial Narrow" w:cs="Arial"/>
            <w:sz w:val="24"/>
            <w:szCs w:val="24"/>
          </w:rPr>
          <w:t xml:space="preserve">, a la Deutsche </w:t>
        </w:r>
        <w:proofErr w:type="spellStart"/>
        <w:r w:rsidRPr="00E43E61">
          <w:rPr>
            <w:rFonts w:ascii="Arial Narrow" w:hAnsi="Arial Narrow" w:cs="Arial"/>
            <w:sz w:val="24"/>
            <w:szCs w:val="24"/>
          </w:rPr>
          <w:t>Gesellschaft</w:t>
        </w:r>
        <w:proofErr w:type="spellEnd"/>
        <w:r w:rsidRPr="00E43E61">
          <w:rPr>
            <w:rFonts w:ascii="Arial Narrow" w:hAnsi="Arial Narrow" w:cs="Arial"/>
            <w:sz w:val="24"/>
            <w:szCs w:val="24"/>
          </w:rPr>
          <w:t xml:space="preserve"> </w:t>
        </w:r>
        <w:proofErr w:type="spellStart"/>
        <w:r w:rsidRPr="00E43E61">
          <w:rPr>
            <w:rFonts w:ascii="Arial Narrow" w:hAnsi="Arial Narrow" w:cs="Arial"/>
            <w:sz w:val="24"/>
            <w:szCs w:val="24"/>
          </w:rPr>
          <w:t>für</w:t>
        </w:r>
        <w:proofErr w:type="spellEnd"/>
        <w:r w:rsidRPr="00E43E61">
          <w:rPr>
            <w:rFonts w:ascii="Arial Narrow" w:hAnsi="Arial Narrow" w:cs="Arial"/>
            <w:sz w:val="24"/>
            <w:szCs w:val="24"/>
          </w:rPr>
          <w:t xml:space="preserve"> </w:t>
        </w:r>
        <w:proofErr w:type="spellStart"/>
        <w:r w:rsidRPr="00E43E61">
          <w:rPr>
            <w:rFonts w:ascii="Arial Narrow" w:hAnsi="Arial Narrow" w:cs="Arial"/>
            <w:sz w:val="24"/>
            <w:szCs w:val="24"/>
          </w:rPr>
          <w:t>Internationale</w:t>
        </w:r>
        <w:proofErr w:type="spellEnd"/>
        <w:r w:rsidRPr="00E43E61">
          <w:rPr>
            <w:rFonts w:ascii="Arial Narrow" w:hAnsi="Arial Narrow" w:cs="Arial"/>
            <w:sz w:val="24"/>
            <w:szCs w:val="24"/>
          </w:rPr>
          <w:t xml:space="preserve"> </w:t>
        </w:r>
        <w:proofErr w:type="spellStart"/>
        <w:r w:rsidRPr="00E43E61">
          <w:rPr>
            <w:rFonts w:ascii="Arial Narrow" w:hAnsi="Arial Narrow" w:cs="Arial"/>
            <w:sz w:val="24"/>
            <w:szCs w:val="24"/>
          </w:rPr>
          <w:t>Zusammenarbeit</w:t>
        </w:r>
        <w:proofErr w:type="spellEnd"/>
        <w:r w:rsidRPr="00E43E61">
          <w:rPr>
            <w:rFonts w:ascii="Arial Narrow" w:hAnsi="Arial Narrow" w:cs="Arial"/>
            <w:sz w:val="24"/>
            <w:szCs w:val="24"/>
          </w:rPr>
          <w:t xml:space="preserve"> (GIZ) </w:t>
        </w:r>
        <w:proofErr w:type="spellStart"/>
        <w:r w:rsidRPr="00E43E61">
          <w:rPr>
            <w:rFonts w:ascii="Arial Narrow" w:hAnsi="Arial Narrow" w:cs="Arial"/>
            <w:sz w:val="24"/>
            <w:szCs w:val="24"/>
          </w:rPr>
          <w:t>GmbH</w:t>
        </w:r>
        <w:proofErr w:type="spellEnd"/>
        <w:r w:rsidRPr="00E43E61">
          <w:rPr>
            <w:rFonts w:ascii="Arial Narrow" w:hAnsi="Arial Narrow" w:cs="Arial"/>
            <w:sz w:val="24"/>
            <w:szCs w:val="24"/>
          </w:rPr>
          <w:t>, al Ministerio Federal de Cooperación Económica y Desarrollo de Alemania (BMZ), a la Unión Europea, al Tribunal Federal de Cuentas de Alemania (</w:t>
        </w:r>
        <w:proofErr w:type="spellStart"/>
        <w:r w:rsidRPr="00E43E61">
          <w:rPr>
            <w:rFonts w:ascii="Arial Narrow" w:hAnsi="Arial Narrow" w:cs="Arial"/>
            <w:sz w:val="24"/>
            <w:szCs w:val="24"/>
          </w:rPr>
          <w:t>Bundesrechnungshof</w:t>
        </w:r>
        <w:proofErr w:type="spellEnd"/>
        <w:r w:rsidRPr="00E43E61">
          <w:rPr>
            <w:rFonts w:ascii="Arial Narrow" w:hAnsi="Arial Narrow" w:cs="Arial"/>
            <w:sz w:val="24"/>
            <w:szCs w:val="24"/>
          </w:rPr>
          <w:t>), así como a sus auditores, consultores o representantes autorizados, para inspeccionar, revisar y auditar documentos, registros, cuentas, instalaciones, sistemas y cualquier otra información relacionada con la ejecución del proyecto.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</w:ins>
      <w:ins w:id="55" w:author="Rodrigo Tomas" w:date="2026-08-19T10:37:00Z">
        <w:r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</w:ins>
    </w:p>
    <w:p w14:paraId="0211B514" w14:textId="77777777" w:rsidR="00E43E61" w:rsidRPr="00E43E61" w:rsidRDefault="00E43E61" w:rsidP="00E43E61">
      <w:pPr>
        <w:spacing w:after="0"/>
        <w:jc w:val="both"/>
        <w:rPr>
          <w:ins w:id="56" w:author="Rodrigo Tomas" w:date="2026-08-19T10:36:00Z"/>
          <w:rFonts w:ascii="Arial Narrow" w:hAnsi="Arial Narrow" w:cs="Arial"/>
          <w:b/>
          <w:bCs/>
          <w:sz w:val="24"/>
          <w:szCs w:val="24"/>
        </w:rPr>
      </w:pPr>
    </w:p>
    <w:p w14:paraId="7C5C6188" w14:textId="77777777" w:rsidR="00E43E61" w:rsidRPr="00E43E61" w:rsidRDefault="00E43E61" w:rsidP="00E43E61">
      <w:pPr>
        <w:spacing w:after="0"/>
        <w:jc w:val="both"/>
        <w:rPr>
          <w:rFonts w:ascii="Arial Narrow" w:hAnsi="Arial Narrow" w:cs="Arial"/>
          <w:bCs/>
          <w:sz w:val="24"/>
          <w:szCs w:val="24"/>
          <w:lang w:val="es-ES"/>
        </w:rPr>
      </w:pPr>
      <w:ins w:id="57" w:author="Rodrigo Tomas" w:date="2026-08-19T10:37:00Z">
        <w:r w:rsidRPr="00A67C5C">
          <w:rPr>
            <w:rFonts w:ascii="Arial Narrow" w:hAnsi="Arial Narrow" w:cs="Arial"/>
            <w:b/>
            <w:bCs/>
            <w:sz w:val="24"/>
            <w:szCs w:val="24"/>
          </w:rPr>
          <w:t>EL CONSULTOR</w:t>
        </w:r>
      </w:ins>
      <w:ins w:id="58" w:author="Rodrigo Tomas" w:date="2026-08-19T10:36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deberá proporcionar acceso oportuno, cooperación plena y copia de la documentación solicitada, sin que ello pueda interpretarse como violación de obligaciones de confidencialidad previamente asumidas.</w:t>
        </w:r>
      </w:ins>
      <w:ins w:id="59" w:author="Rodrigo Tomas" w:date="2026-08-19T10:37:00Z">
        <w:r>
          <w:rPr>
            <w:rFonts w:ascii="Arial Narrow" w:hAnsi="Arial Narrow" w:cs="Arial"/>
            <w:sz w:val="24"/>
            <w:szCs w:val="24"/>
          </w:rPr>
          <w:t xml:space="preserve"> </w:t>
        </w:r>
      </w:ins>
    </w:p>
    <w:p w14:paraId="7F16911F" w14:textId="77777777" w:rsidR="00C1574D" w:rsidRPr="00A67C5C" w:rsidRDefault="00C1574D" w:rsidP="00476660">
      <w:pPr>
        <w:spacing w:after="0"/>
        <w:jc w:val="both"/>
        <w:rPr>
          <w:rFonts w:ascii="Arial Narrow" w:hAnsi="Arial Narrow" w:cs="Arial"/>
          <w:bCs/>
          <w:sz w:val="24"/>
          <w:szCs w:val="24"/>
          <w:lang w:val="es-ES"/>
        </w:rPr>
      </w:pPr>
    </w:p>
    <w:p w14:paraId="1FCA46A1" w14:textId="77777777" w:rsidR="0087126C" w:rsidRPr="00A67C5C" w:rsidRDefault="0087126C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DÉCIMA </w:t>
      </w:r>
      <w:r w:rsidR="00850018">
        <w:rPr>
          <w:rFonts w:ascii="Arial Narrow" w:hAnsi="Arial Narrow" w:cs="Arial"/>
          <w:b/>
          <w:sz w:val="24"/>
          <w:szCs w:val="24"/>
        </w:rPr>
        <w:t>QUINTA</w:t>
      </w:r>
      <w:r w:rsidR="000C3DFE" w:rsidRPr="00A67C5C">
        <w:rPr>
          <w:rFonts w:ascii="Arial Narrow" w:hAnsi="Arial Narrow" w:cs="Arial"/>
          <w:b/>
          <w:sz w:val="24"/>
          <w:szCs w:val="24"/>
        </w:rPr>
        <w:t>. -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Pr="00A67C5C">
        <w:rPr>
          <w:rFonts w:ascii="Arial Narrow" w:hAnsi="Arial Narrow" w:cs="Arial"/>
          <w:b/>
          <w:spacing w:val="-3"/>
          <w:sz w:val="24"/>
          <w:szCs w:val="24"/>
        </w:rPr>
        <w:t>NO SOLIDARIDAD:</w:t>
      </w:r>
      <w:r w:rsidRPr="00A67C5C">
        <w:rPr>
          <w:rFonts w:ascii="Arial Narrow" w:hAnsi="Arial Narrow" w:cs="Arial"/>
          <w:spacing w:val="-3"/>
          <w:sz w:val="24"/>
          <w:szCs w:val="24"/>
        </w:rPr>
        <w:t xml:space="preserve"> No existirá régimen de solidaridad entre </w:t>
      </w:r>
      <w:r w:rsidRPr="00A67C5C">
        <w:rPr>
          <w:rFonts w:ascii="Arial Narrow" w:hAnsi="Arial Narrow" w:cs="Arial"/>
          <w:b/>
          <w:bCs/>
          <w:spacing w:val="-3"/>
          <w:sz w:val="24"/>
          <w:szCs w:val="24"/>
        </w:rPr>
        <w:t>LAS PARTES</w:t>
      </w:r>
      <w:r w:rsidR="00053BFE" w:rsidRPr="00A67C5C">
        <w:rPr>
          <w:rFonts w:ascii="Arial Narrow" w:hAnsi="Arial Narrow" w:cs="Arial"/>
          <w:spacing w:val="-3"/>
          <w:sz w:val="24"/>
          <w:szCs w:val="24"/>
        </w:rPr>
        <w:t xml:space="preserve"> </w:t>
      </w:r>
      <w:r w:rsidRPr="00A67C5C">
        <w:rPr>
          <w:rFonts w:ascii="Arial Narrow" w:hAnsi="Arial Narrow" w:cs="Arial"/>
          <w:spacing w:val="-3"/>
          <w:sz w:val="24"/>
          <w:szCs w:val="24"/>
        </w:rPr>
        <w:t xml:space="preserve">pues cada una responderá por las obligaciones que específicamente asumen en virtud del Contrato. Por ende, </w:t>
      </w:r>
      <w:r w:rsidR="00086932" w:rsidRPr="00A67C5C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 w:rsidRPr="00A67C5C">
        <w:rPr>
          <w:rFonts w:ascii="Arial Narrow" w:hAnsi="Arial Narrow" w:cs="Arial"/>
          <w:b/>
          <w:spacing w:val="-3"/>
          <w:sz w:val="24"/>
          <w:szCs w:val="24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 xml:space="preserve">mantendrá libre a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 xml:space="preserve">del pago de cualquier perjuicio, daño o indemnización y asumirá la responsabilidad civil, penal y/o administrativa que se ocasione por cualquier acción u omisión emanada de dolo, culpa, negligencia o impericia durante el tiempo que dure la ejecución de los servicios y/o posterior a su entrega, si éste ocurre por fallas de los servicios. Asimismo, exonera a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 xml:space="preserve">de toda responsabilidad relacionada con deudas, obligaciones, compromisos y pagos en concepto de créditos civiles, comerciales o prestaciones laborales y salarios que reciban de </w:t>
      </w:r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Pr="00A67C5C">
        <w:rPr>
          <w:rFonts w:ascii="Arial Narrow" w:hAnsi="Arial Narrow" w:cs="Arial"/>
          <w:b/>
          <w:sz w:val="24"/>
          <w:szCs w:val="24"/>
        </w:rPr>
        <w:t>.</w:t>
      </w:r>
    </w:p>
    <w:p w14:paraId="2E04456A" w14:textId="77777777" w:rsidR="00F15A4E" w:rsidRPr="00A67C5C" w:rsidRDefault="00F15A4E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</w:p>
    <w:p w14:paraId="74E7AC73" w14:textId="77777777" w:rsidR="00000226" w:rsidRPr="00A67C5C" w:rsidRDefault="00000226" w:rsidP="00000226">
      <w:pPr>
        <w:spacing w:after="0"/>
        <w:jc w:val="both"/>
        <w:rPr>
          <w:rFonts w:ascii="Arial Narrow" w:hAnsi="Arial Narrow" w:cs="Arial"/>
          <w:bCs/>
          <w:sz w:val="24"/>
          <w:szCs w:val="24"/>
        </w:rPr>
      </w:pPr>
      <w:r w:rsidRPr="00A67C5C">
        <w:rPr>
          <w:rFonts w:ascii="Arial Narrow" w:hAnsi="Arial Narrow" w:cs="Arial"/>
          <w:bCs/>
          <w:sz w:val="24"/>
          <w:szCs w:val="24"/>
        </w:rPr>
        <w:t xml:space="preserve">En materia laboral, </w:t>
      </w:r>
      <w:r w:rsidRPr="00A67C5C">
        <w:rPr>
          <w:rFonts w:ascii="Arial Narrow" w:hAnsi="Arial Narrow" w:cs="Arial"/>
          <w:b/>
          <w:sz w:val="24"/>
          <w:szCs w:val="24"/>
        </w:rPr>
        <w:t>LAS PARTES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 acuerdan expresamente que no existirá responsabilidad solidaria, en la medida en que los servicios objeto del presente contrato no constituyen actividades propias, habituales ni inherentes al giro ordinario de </w:t>
      </w:r>
      <w:r w:rsidRPr="00A67C5C">
        <w:rPr>
          <w:rFonts w:ascii="Arial Narrow" w:hAnsi="Arial Narrow" w:cs="Arial"/>
          <w:b/>
          <w:sz w:val="24"/>
          <w:szCs w:val="24"/>
        </w:rPr>
        <w:t>LA CONTRATANTE</w:t>
      </w:r>
      <w:r w:rsidRPr="00A67C5C">
        <w:rPr>
          <w:rFonts w:ascii="Arial Narrow" w:hAnsi="Arial Narrow" w:cs="Arial"/>
          <w:bCs/>
          <w:sz w:val="24"/>
          <w:szCs w:val="24"/>
        </w:rPr>
        <w:t>.</w:t>
      </w:r>
    </w:p>
    <w:p w14:paraId="76CFB9C6" w14:textId="77777777" w:rsidR="00053BFE" w:rsidRPr="00A67C5C" w:rsidRDefault="00053BFE" w:rsidP="00476660">
      <w:pPr>
        <w:pStyle w:val="Textoindependiente"/>
        <w:spacing w:after="0" w:line="276" w:lineRule="auto"/>
        <w:ind w:left="0" w:right="-234" w:firstLine="0"/>
        <w:rPr>
          <w:rFonts w:ascii="Arial Narrow" w:hAnsi="Arial Narrow" w:cs="Arial"/>
          <w:sz w:val="24"/>
          <w:szCs w:val="24"/>
        </w:rPr>
      </w:pPr>
    </w:p>
    <w:p w14:paraId="1A16E6D4" w14:textId="77777777" w:rsidR="00053BFE" w:rsidRDefault="00053BFE" w:rsidP="00476660">
      <w:pPr>
        <w:autoSpaceDE w:val="0"/>
        <w:autoSpaceDN w:val="0"/>
        <w:adjustRightInd w:val="0"/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DÉCIMA </w:t>
      </w:r>
      <w:r w:rsidR="00850018">
        <w:rPr>
          <w:rFonts w:ascii="Arial Narrow" w:hAnsi="Arial Narrow" w:cs="Arial"/>
          <w:b/>
          <w:sz w:val="24"/>
          <w:szCs w:val="24"/>
        </w:rPr>
        <w:t>SEXTA</w:t>
      </w:r>
      <w:r w:rsidR="00491101" w:rsidRPr="00A67C5C">
        <w:rPr>
          <w:rFonts w:ascii="Arial Narrow" w:hAnsi="Arial Narrow" w:cs="Arial"/>
          <w:b/>
          <w:sz w:val="24"/>
          <w:szCs w:val="24"/>
        </w:rPr>
        <w:t>. -</w:t>
      </w:r>
      <w:r w:rsidRPr="00A67C5C">
        <w:rPr>
          <w:rFonts w:ascii="Arial Narrow" w:hAnsi="Arial Narrow" w:cs="Arial"/>
          <w:b/>
          <w:sz w:val="24"/>
          <w:szCs w:val="24"/>
        </w:rPr>
        <w:t xml:space="preserve"> MECANISMOS DE SOLUCIÓN DE CONTROVERSIAS: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 xml:space="preserve"> renuncian a cualquier proceso ante los tribunales ordinarios de justicia. Por consiguiente, en caso de controversia o reclamación que surja entre </w:t>
      </w:r>
      <w:r w:rsidR="006642F9"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  <w:r w:rsidR="006F6DAA" w:rsidRPr="00A67C5C">
        <w:rPr>
          <w:rFonts w:ascii="Arial Narrow" w:hAnsi="Arial Narrow" w:cs="Arial"/>
          <w:sz w:val="24"/>
          <w:szCs w:val="24"/>
        </w:rPr>
        <w:t>con relación a</w:t>
      </w:r>
      <w:r w:rsidRPr="00A67C5C">
        <w:rPr>
          <w:rFonts w:ascii="Arial Narrow" w:hAnsi="Arial Narrow" w:cs="Arial"/>
          <w:sz w:val="24"/>
          <w:szCs w:val="24"/>
        </w:rPr>
        <w:t xml:space="preserve"> este contrato o que guarde relación con él o con su incumplimiento, </w:t>
      </w:r>
      <w:r w:rsidR="00A56452"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="00A56452" w:rsidRPr="00A67C5C">
        <w:rPr>
          <w:rFonts w:ascii="Arial Narrow" w:hAnsi="Arial Narrow" w:cs="Arial"/>
          <w:sz w:val="24"/>
          <w:szCs w:val="24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 xml:space="preserve">deberán negociar entre ellas, para tratar de alcanzar una solución. Si </w:t>
      </w:r>
      <w:r w:rsidR="00A56452"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="00A56452" w:rsidRPr="00A67C5C">
        <w:rPr>
          <w:rFonts w:ascii="Arial Narrow" w:hAnsi="Arial Narrow" w:cs="Arial"/>
          <w:sz w:val="24"/>
          <w:szCs w:val="24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>no logran llegar a un acuerdo dentro de un periodo de treinta (30) días calendario contados a partir de que surja la controversia</w:t>
      </w:r>
      <w:r w:rsidR="00E24357" w:rsidRPr="00A67C5C">
        <w:rPr>
          <w:rFonts w:ascii="Arial Narrow" w:hAnsi="Arial Narrow" w:cs="Arial"/>
          <w:sz w:val="24"/>
          <w:szCs w:val="24"/>
        </w:rPr>
        <w:t>, c</w:t>
      </w:r>
      <w:r w:rsidRPr="00A67C5C">
        <w:rPr>
          <w:rFonts w:ascii="Arial Narrow" w:hAnsi="Arial Narrow" w:cs="Arial"/>
          <w:sz w:val="24"/>
          <w:szCs w:val="24"/>
        </w:rPr>
        <w:t xml:space="preserve">ualquier controversia o reclamación será dirimida en Arbitraje en derecho por el Centro de Conciliación y Arbitraje de la Cámara de Comercio, Industrias y Agricultura de Panamá </w:t>
      </w:r>
      <w:r w:rsidR="007A2C71" w:rsidRPr="00A67C5C">
        <w:rPr>
          <w:rFonts w:ascii="Arial Narrow" w:hAnsi="Arial Narrow" w:cs="Arial"/>
          <w:sz w:val="24"/>
          <w:szCs w:val="24"/>
        </w:rPr>
        <w:t>de acuerdo con</w:t>
      </w:r>
      <w:r w:rsidRPr="00A67C5C">
        <w:rPr>
          <w:rFonts w:ascii="Arial Narrow" w:hAnsi="Arial Narrow" w:cs="Arial"/>
          <w:sz w:val="24"/>
          <w:szCs w:val="24"/>
        </w:rPr>
        <w:t xml:space="preserve"> las siguientes normas:</w:t>
      </w:r>
    </w:p>
    <w:p w14:paraId="7BA21D44" w14:textId="77777777" w:rsidR="00677325" w:rsidRPr="00EC1EC9" w:rsidRDefault="00677325" w:rsidP="00476660">
      <w:pPr>
        <w:autoSpaceDE w:val="0"/>
        <w:autoSpaceDN w:val="0"/>
        <w:adjustRightInd w:val="0"/>
        <w:spacing w:after="0"/>
        <w:jc w:val="both"/>
        <w:rPr>
          <w:rFonts w:ascii="Arial Narrow" w:hAnsi="Arial Narrow" w:cs="Arial"/>
          <w:sz w:val="16"/>
          <w:szCs w:val="16"/>
        </w:rPr>
      </w:pPr>
    </w:p>
    <w:p w14:paraId="1549BA22" w14:textId="77777777" w:rsidR="00053BFE" w:rsidRPr="00A67C5C" w:rsidRDefault="00053BFE" w:rsidP="00FE5E67">
      <w:pPr>
        <w:numPr>
          <w:ilvl w:val="0"/>
          <w:numId w:val="9"/>
        </w:numPr>
        <w:spacing w:after="0"/>
        <w:ind w:right="-1" w:hanging="218"/>
        <w:jc w:val="both"/>
        <w:rPr>
          <w:rFonts w:ascii="Arial Narrow" w:hAnsi="Arial Narrow" w:cs="Arial"/>
          <w:sz w:val="24"/>
          <w:szCs w:val="24"/>
          <w:lang w:val="es-EC"/>
        </w:rPr>
      </w:pPr>
      <w:r w:rsidRPr="00A67C5C">
        <w:rPr>
          <w:rFonts w:ascii="Arial Narrow" w:hAnsi="Arial Narrow" w:cs="Arial"/>
          <w:sz w:val="24"/>
          <w:szCs w:val="24"/>
          <w:lang w:val="es-EC"/>
        </w:rPr>
        <w:t>El arbitraje será en Derecho.</w:t>
      </w:r>
    </w:p>
    <w:p w14:paraId="48766A91" w14:textId="77777777" w:rsidR="00053BFE" w:rsidRPr="00A67C5C" w:rsidRDefault="00053BFE" w:rsidP="00FE5E67">
      <w:pPr>
        <w:numPr>
          <w:ilvl w:val="0"/>
          <w:numId w:val="9"/>
        </w:numPr>
        <w:spacing w:after="0"/>
        <w:ind w:right="-1" w:hanging="218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  <w:lang w:val="es-EC"/>
        </w:rPr>
        <w:t>Las reglas de procedimiento de Arbitraje serán las del al Centro de Conciliación y Arbitraje de la</w:t>
      </w:r>
      <w:r w:rsidRPr="00A67C5C">
        <w:rPr>
          <w:rFonts w:ascii="Arial Narrow" w:hAnsi="Arial Narrow" w:cs="Arial"/>
          <w:sz w:val="24"/>
          <w:szCs w:val="24"/>
        </w:rPr>
        <w:t xml:space="preserve"> Cámara de Comercio, Industrias y Agricultura de la República de Panamá.</w:t>
      </w:r>
      <w:r w:rsidRPr="00A67C5C">
        <w:rPr>
          <w:rFonts w:ascii="Arial Narrow" w:hAnsi="Arial Narrow" w:cs="Arial"/>
          <w:noProof/>
          <w:sz w:val="24"/>
          <w:szCs w:val="24"/>
        </w:rPr>
        <w:t xml:space="preserve"> </w:t>
      </w:r>
    </w:p>
    <w:p w14:paraId="01E309B5" w14:textId="77777777" w:rsidR="00053BFE" w:rsidRPr="00A67C5C" w:rsidRDefault="00053BFE" w:rsidP="00FE5E67">
      <w:pPr>
        <w:numPr>
          <w:ilvl w:val="0"/>
          <w:numId w:val="9"/>
        </w:numPr>
        <w:spacing w:after="0"/>
        <w:ind w:right="-1" w:hanging="218"/>
        <w:jc w:val="both"/>
        <w:rPr>
          <w:rFonts w:ascii="Arial Narrow" w:hAnsi="Arial Narrow" w:cs="Arial"/>
          <w:sz w:val="24"/>
          <w:szCs w:val="24"/>
          <w:lang w:val="es-EC"/>
        </w:rPr>
      </w:pPr>
      <w:r w:rsidRPr="00A67C5C">
        <w:rPr>
          <w:rFonts w:ascii="Arial Narrow" w:hAnsi="Arial Narrow" w:cs="Arial"/>
          <w:b/>
          <w:bCs/>
          <w:sz w:val="24"/>
          <w:szCs w:val="24"/>
          <w:u w:val="single"/>
          <w:lang w:val="es-EC"/>
        </w:rPr>
        <w:t>L</w:t>
      </w:r>
      <w:r w:rsidR="00757BD1" w:rsidRPr="00A67C5C">
        <w:rPr>
          <w:rFonts w:ascii="Arial Narrow" w:hAnsi="Arial Narrow" w:cs="Arial"/>
          <w:b/>
          <w:bCs/>
          <w:sz w:val="24"/>
          <w:szCs w:val="24"/>
          <w:u w:val="single"/>
          <w:lang w:val="es-EC"/>
        </w:rPr>
        <w:t>AS PARTES</w:t>
      </w:r>
      <w:r w:rsidRPr="00A67C5C">
        <w:rPr>
          <w:rFonts w:ascii="Arial Narrow" w:hAnsi="Arial Narrow" w:cs="Arial"/>
          <w:sz w:val="24"/>
          <w:szCs w:val="24"/>
          <w:lang w:val="es-EC"/>
        </w:rPr>
        <w:t xml:space="preserve"> renuncian a la jurisdicción ordinaria y se obligan a acatar el laudo que expida el Tribunal Arbitral y se comprometen a no interponer ningún recurso contra el laudo arbitral; </w:t>
      </w:r>
    </w:p>
    <w:p w14:paraId="7DF80DBC" w14:textId="77777777" w:rsidR="00053BFE" w:rsidRPr="00A67C5C" w:rsidRDefault="00053BFE" w:rsidP="00FE5E67">
      <w:pPr>
        <w:numPr>
          <w:ilvl w:val="0"/>
          <w:numId w:val="9"/>
        </w:numPr>
        <w:spacing w:after="0"/>
        <w:ind w:right="-1" w:hanging="218"/>
        <w:jc w:val="both"/>
        <w:rPr>
          <w:rFonts w:ascii="Arial Narrow" w:hAnsi="Arial Narrow" w:cs="Arial"/>
          <w:sz w:val="24"/>
          <w:szCs w:val="24"/>
          <w:lang w:val="es-EC"/>
        </w:rPr>
      </w:pPr>
      <w:r w:rsidRPr="00A67C5C">
        <w:rPr>
          <w:rFonts w:ascii="Arial Narrow" w:hAnsi="Arial Narrow" w:cs="Arial"/>
          <w:sz w:val="24"/>
          <w:szCs w:val="24"/>
          <w:lang w:val="es-EC"/>
        </w:rPr>
        <w:t xml:space="preserve">El procedimiento arbitral y su resultado será confidencial. </w:t>
      </w:r>
    </w:p>
    <w:p w14:paraId="3033F337" w14:textId="77777777" w:rsidR="00053BFE" w:rsidRPr="00A67C5C" w:rsidRDefault="00053BFE" w:rsidP="00FE5E67">
      <w:pPr>
        <w:numPr>
          <w:ilvl w:val="0"/>
          <w:numId w:val="9"/>
        </w:numPr>
        <w:spacing w:after="0"/>
        <w:ind w:right="-1" w:hanging="218"/>
        <w:jc w:val="both"/>
        <w:rPr>
          <w:rFonts w:ascii="Arial Narrow" w:hAnsi="Arial Narrow" w:cs="Arial"/>
          <w:sz w:val="24"/>
          <w:szCs w:val="24"/>
          <w:lang w:val="es-EC"/>
        </w:rPr>
      </w:pPr>
      <w:r w:rsidRPr="00A67C5C">
        <w:rPr>
          <w:rFonts w:ascii="Arial Narrow" w:hAnsi="Arial Narrow" w:cs="Arial"/>
          <w:sz w:val="24"/>
          <w:szCs w:val="24"/>
          <w:lang w:val="es-EC"/>
        </w:rPr>
        <w:t>Cada una de las partes cubrirá proporcional los gastos que se ocasionen en caso de realizarse el arbitraje.</w:t>
      </w:r>
    </w:p>
    <w:p w14:paraId="5406506F" w14:textId="77777777" w:rsidR="00053BFE" w:rsidRPr="00A67C5C" w:rsidRDefault="00053BFE" w:rsidP="00FE5E67">
      <w:pPr>
        <w:numPr>
          <w:ilvl w:val="0"/>
          <w:numId w:val="9"/>
        </w:numPr>
        <w:spacing w:after="0"/>
        <w:ind w:right="-1" w:hanging="218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>Los asuntos resueltos mediante el laudo arbitral tendrán el mismo valor de las sentencias de última instancia dictadas por la justicia ordinaria.</w:t>
      </w:r>
    </w:p>
    <w:p w14:paraId="114888CB" w14:textId="77777777" w:rsidR="00053BFE" w:rsidRPr="00A67C5C" w:rsidRDefault="00053BFE" w:rsidP="00FE5E67">
      <w:pPr>
        <w:numPr>
          <w:ilvl w:val="0"/>
          <w:numId w:val="9"/>
        </w:numPr>
        <w:spacing w:after="0"/>
        <w:ind w:right="-1" w:hanging="218"/>
        <w:jc w:val="both"/>
        <w:rPr>
          <w:rFonts w:ascii="Arial Narrow" w:hAnsi="Arial Narrow" w:cs="Arial"/>
          <w:sz w:val="24"/>
          <w:szCs w:val="24"/>
          <w:lang w:val="es-EC"/>
        </w:rPr>
      </w:pPr>
      <w:r w:rsidRPr="00A67C5C">
        <w:rPr>
          <w:rFonts w:ascii="Arial Narrow" w:hAnsi="Arial Narrow" w:cs="Arial"/>
          <w:sz w:val="24"/>
          <w:szCs w:val="24"/>
        </w:rPr>
        <w:t xml:space="preserve">La sede del Arbitraje será el centro de Conciliación y Arbitraje de la Cámara de Comercio, Industrias y Agricultura de Panamá en la República de Panamá. </w:t>
      </w:r>
    </w:p>
    <w:p w14:paraId="26B49EC0" w14:textId="77777777" w:rsidR="00053BFE" w:rsidRPr="00A67C5C" w:rsidRDefault="00053BFE" w:rsidP="00FE5E67">
      <w:pPr>
        <w:numPr>
          <w:ilvl w:val="0"/>
          <w:numId w:val="9"/>
        </w:numPr>
        <w:spacing w:after="0"/>
        <w:ind w:right="-1" w:hanging="218"/>
        <w:jc w:val="both"/>
        <w:rPr>
          <w:rFonts w:ascii="Arial Narrow" w:hAnsi="Arial Narrow" w:cs="Arial"/>
          <w:sz w:val="24"/>
          <w:szCs w:val="24"/>
          <w:lang w:val="es-EC"/>
        </w:rPr>
      </w:pPr>
      <w:r w:rsidRPr="00A67C5C">
        <w:rPr>
          <w:rFonts w:ascii="Arial Narrow" w:hAnsi="Arial Narrow" w:cs="Arial"/>
          <w:sz w:val="24"/>
          <w:szCs w:val="24"/>
        </w:rPr>
        <w:t>El idioma del Arbitraje será el español.</w:t>
      </w:r>
    </w:p>
    <w:p w14:paraId="7A3AFEC4" w14:textId="77777777" w:rsidR="00615A0D" w:rsidRPr="00A67C5C" w:rsidRDefault="00615A0D" w:rsidP="00615A0D">
      <w:pPr>
        <w:spacing w:after="0"/>
        <w:ind w:right="-1"/>
        <w:jc w:val="both"/>
        <w:rPr>
          <w:rFonts w:ascii="Arial Narrow" w:hAnsi="Arial Narrow" w:cs="Arial"/>
          <w:sz w:val="24"/>
          <w:szCs w:val="24"/>
          <w:lang w:val="es-EC"/>
        </w:rPr>
      </w:pPr>
    </w:p>
    <w:p w14:paraId="444CAF4C" w14:textId="77777777" w:rsidR="00053BFE" w:rsidRPr="00A67C5C" w:rsidRDefault="00053BFE" w:rsidP="00476660">
      <w:pPr>
        <w:spacing w:after="0"/>
        <w:ind w:right="-1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La legislación aplicable a este Contrato es de la República de Panamá. </w:t>
      </w:r>
    </w:p>
    <w:p w14:paraId="4CEDC775" w14:textId="77777777" w:rsidR="001E2E85" w:rsidRPr="00A67C5C" w:rsidRDefault="001E2E85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</w:p>
    <w:p w14:paraId="5909ACF8" w14:textId="77777777" w:rsidR="00491101" w:rsidRDefault="000A66EF" w:rsidP="00476660">
      <w:pPr>
        <w:spacing w:after="0"/>
        <w:jc w:val="both"/>
        <w:rPr>
          <w:ins w:id="60" w:author="Rodrigo Tomas" w:date="2026-08-19T10:38:00Z"/>
          <w:rFonts w:ascii="Arial Narrow" w:hAnsi="Arial Narrow" w:cs="Arial"/>
          <w:sz w:val="24"/>
          <w:szCs w:val="24"/>
          <w:lang w:val="es-MX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DÉCIMA </w:t>
      </w:r>
      <w:r w:rsidR="00850018">
        <w:rPr>
          <w:rFonts w:ascii="Arial Narrow" w:hAnsi="Arial Narrow" w:cs="Arial"/>
          <w:b/>
          <w:sz w:val="24"/>
          <w:szCs w:val="24"/>
        </w:rPr>
        <w:t>SEPTIMA</w:t>
      </w:r>
      <w:r w:rsidR="00A25663" w:rsidRPr="00A67C5C">
        <w:rPr>
          <w:rFonts w:ascii="Arial Narrow" w:hAnsi="Arial Narrow" w:cs="Arial"/>
          <w:b/>
          <w:sz w:val="24"/>
          <w:szCs w:val="24"/>
        </w:rPr>
        <w:t>. -</w:t>
      </w:r>
      <w:r w:rsidR="00491101" w:rsidRPr="00A67C5C">
        <w:rPr>
          <w:rFonts w:ascii="Arial Narrow" w:hAnsi="Arial Narrow" w:cs="Arial"/>
          <w:b/>
          <w:sz w:val="24"/>
          <w:szCs w:val="24"/>
        </w:rPr>
        <w:t xml:space="preserve"> CONFIDENCIALIDAD</w:t>
      </w:r>
      <w:r w:rsidR="00491101" w:rsidRPr="00A67C5C">
        <w:rPr>
          <w:rFonts w:ascii="Arial Narrow" w:hAnsi="Arial Narrow" w:cs="Arial"/>
          <w:b/>
          <w:sz w:val="24"/>
          <w:szCs w:val="24"/>
          <w:lang w:val="es-MX"/>
        </w:rPr>
        <w:t xml:space="preserve">: </w:t>
      </w:r>
      <w:r w:rsidR="00491101" w:rsidRPr="00A67C5C">
        <w:rPr>
          <w:rFonts w:ascii="Arial Narrow" w:hAnsi="Arial Narrow" w:cs="Arial"/>
          <w:sz w:val="24"/>
          <w:szCs w:val="24"/>
          <w:lang w:val="es-MX"/>
        </w:rPr>
        <w:t xml:space="preserve">Durante la vigencia de este Contrato,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Pr="00A67C5C" w:rsidDel="00057E5B">
        <w:rPr>
          <w:rFonts w:ascii="Arial Narrow" w:hAnsi="Arial Narrow" w:cs="Arial"/>
          <w:b/>
          <w:sz w:val="24"/>
          <w:szCs w:val="24"/>
        </w:rPr>
        <w:t xml:space="preserve"> </w:t>
      </w:r>
      <w:r w:rsidRPr="00A67C5C">
        <w:rPr>
          <w:rFonts w:ascii="Arial Narrow" w:hAnsi="Arial Narrow" w:cs="Arial"/>
          <w:bCs/>
          <w:sz w:val="24"/>
          <w:szCs w:val="24"/>
        </w:rPr>
        <w:t>puede</w:t>
      </w:r>
      <w:r w:rsidR="00491101" w:rsidRPr="00A67C5C">
        <w:rPr>
          <w:rFonts w:ascii="Arial Narrow" w:hAnsi="Arial Narrow" w:cs="Arial"/>
          <w:bCs/>
          <w:sz w:val="24"/>
          <w:szCs w:val="24"/>
        </w:rPr>
        <w:t xml:space="preserve"> t</w:t>
      </w:r>
      <w:r w:rsidR="00491101" w:rsidRPr="00A67C5C">
        <w:rPr>
          <w:rFonts w:ascii="Arial Narrow" w:hAnsi="Arial Narrow" w:cs="Arial"/>
          <w:sz w:val="24"/>
          <w:szCs w:val="24"/>
        </w:rPr>
        <w:t>ener acceso a materiales,</w:t>
      </w:r>
      <w:r w:rsidR="00491101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491101" w:rsidRPr="00A67C5C">
        <w:rPr>
          <w:rFonts w:ascii="Arial Narrow" w:hAnsi="Arial Narrow" w:cs="Arial"/>
          <w:sz w:val="24"/>
          <w:szCs w:val="24"/>
        </w:rPr>
        <w:t>patentes, técnicas, estrategias, sistemas, modelos, inversiones, procesos, programas, investigaciones, detalles de diseño, información financiera, planes de mercado y/o información revelada sobre terceras personas</w:t>
      </w:r>
      <w:r w:rsidR="00491101" w:rsidRPr="00A67C5C">
        <w:rPr>
          <w:rFonts w:ascii="Arial Narrow" w:hAnsi="Arial Narrow" w:cs="Arial"/>
          <w:sz w:val="24"/>
          <w:szCs w:val="24"/>
          <w:lang w:val="es-MX"/>
        </w:rPr>
        <w:t>, elementos todos para uso interno. Por consiguiente,</w:t>
      </w:r>
      <w:r w:rsidR="00491101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491101" w:rsidRPr="00A67C5C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491101" w:rsidRPr="00A67C5C">
        <w:rPr>
          <w:rFonts w:ascii="Arial Narrow" w:hAnsi="Arial Narrow" w:cs="Arial"/>
          <w:sz w:val="24"/>
          <w:szCs w:val="24"/>
        </w:rPr>
        <w:t xml:space="preserve">acuerda mantener el más estricto secreto y la confidencialidad máxima de los datos o información intercambiada con </w:t>
      </w:r>
      <w:r w:rsidR="00491101"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="00491101" w:rsidRPr="00A67C5C">
        <w:rPr>
          <w:rFonts w:ascii="Arial Narrow" w:hAnsi="Arial Narrow" w:cs="Arial"/>
          <w:sz w:val="24"/>
          <w:szCs w:val="24"/>
          <w:lang w:val="es-MX"/>
        </w:rPr>
        <w:t xml:space="preserve">y no podrá usarla, publicarla o divulgarla por ningún medio a ningún individuo, empresa o corporación ajena a </w:t>
      </w:r>
      <w:r w:rsidR="00491101" w:rsidRPr="00A67C5C">
        <w:rPr>
          <w:rFonts w:ascii="Arial Narrow" w:hAnsi="Arial Narrow" w:cs="Arial"/>
          <w:b/>
          <w:bCs/>
          <w:sz w:val="24"/>
          <w:szCs w:val="24"/>
          <w:lang w:val="es-MX"/>
        </w:rPr>
        <w:t>LAS PARTES</w:t>
      </w:r>
      <w:r w:rsidR="00491101" w:rsidRPr="00A67C5C">
        <w:rPr>
          <w:rFonts w:ascii="Arial Narrow" w:hAnsi="Arial Narrow" w:cs="Arial"/>
          <w:sz w:val="24"/>
          <w:szCs w:val="24"/>
          <w:lang w:val="es-MX"/>
        </w:rPr>
        <w:t xml:space="preserve"> del Contrato, ni podrá utilizarla en ningún anuncio o publicidad a favor de </w:t>
      </w:r>
      <w:r w:rsidR="00491101" w:rsidRPr="00A67C5C">
        <w:rPr>
          <w:rFonts w:ascii="Arial Narrow" w:hAnsi="Arial Narrow" w:cs="Arial"/>
          <w:b/>
          <w:bCs/>
          <w:sz w:val="24"/>
          <w:szCs w:val="24"/>
          <w:lang w:val="es-MX"/>
        </w:rPr>
        <w:t>LAS PARTES</w:t>
      </w:r>
      <w:r w:rsidR="00491101" w:rsidRPr="00A67C5C">
        <w:rPr>
          <w:rFonts w:ascii="Arial Narrow" w:hAnsi="Arial Narrow" w:cs="Arial"/>
          <w:sz w:val="24"/>
          <w:szCs w:val="24"/>
          <w:lang w:val="es-MX"/>
        </w:rPr>
        <w:t xml:space="preserve">, o de cualquier otro modo sin haber primero obtenido el permiso por escrito de </w:t>
      </w:r>
      <w:r w:rsidR="00491101" w:rsidRPr="00A67C5C">
        <w:rPr>
          <w:rFonts w:ascii="Arial Narrow" w:hAnsi="Arial Narrow" w:cs="Arial"/>
          <w:b/>
          <w:sz w:val="24"/>
          <w:szCs w:val="24"/>
          <w:lang w:val="es-MX"/>
        </w:rPr>
        <w:t>LA CONTRATANTE</w:t>
      </w:r>
      <w:r w:rsidR="00491101" w:rsidRPr="00A67C5C">
        <w:rPr>
          <w:rFonts w:ascii="Arial Narrow" w:hAnsi="Arial Narrow" w:cs="Arial"/>
          <w:sz w:val="24"/>
          <w:szCs w:val="24"/>
          <w:lang w:val="es-MX"/>
        </w:rPr>
        <w:t>; permiso que se puede denegar a su entera discreción.</w:t>
      </w:r>
      <w:r w:rsidR="00491101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491101" w:rsidRPr="00A67C5C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="00491101" w:rsidRPr="00A67C5C">
        <w:rPr>
          <w:rFonts w:ascii="Arial Narrow" w:hAnsi="Arial Narrow" w:cs="Arial"/>
          <w:sz w:val="24"/>
          <w:szCs w:val="24"/>
          <w:lang w:val="es-MX"/>
        </w:rPr>
        <w:t xml:space="preserve">deberá guardar confidencialidad de forma indefinida aún después de terminado el contrato. </w:t>
      </w:r>
    </w:p>
    <w:p w14:paraId="633D7B49" w14:textId="77777777" w:rsidR="00E43E61" w:rsidRDefault="00E43E61" w:rsidP="00476660">
      <w:pPr>
        <w:spacing w:after="0"/>
        <w:jc w:val="both"/>
        <w:rPr>
          <w:ins w:id="61" w:author="Rodrigo Tomas" w:date="2026-08-19T10:38:00Z"/>
          <w:rFonts w:ascii="Arial Narrow" w:hAnsi="Arial Narrow" w:cs="Arial"/>
          <w:sz w:val="24"/>
          <w:szCs w:val="24"/>
          <w:lang w:val="es-MX"/>
        </w:rPr>
      </w:pPr>
    </w:p>
    <w:p w14:paraId="48AF8D84" w14:textId="77777777" w:rsidR="00E43E61" w:rsidRPr="00E43E61" w:rsidRDefault="00E43E61" w:rsidP="00E43E61">
      <w:pPr>
        <w:spacing w:after="0"/>
        <w:jc w:val="both"/>
        <w:rPr>
          <w:ins w:id="62" w:author="Rodrigo Tomas" w:date="2026-08-19T10:38:00Z"/>
          <w:rFonts w:ascii="Arial Narrow" w:hAnsi="Arial Narrow" w:cs="Arial"/>
          <w:sz w:val="24"/>
          <w:szCs w:val="24"/>
        </w:rPr>
      </w:pPr>
      <w:ins w:id="63" w:author="Rodrigo Tomas" w:date="2026-08-19T10:38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CLÁUSULA </w:t>
        </w:r>
        <w:r>
          <w:rPr>
            <w:rFonts w:ascii="Arial Narrow" w:hAnsi="Arial Narrow" w:cs="Arial"/>
            <w:b/>
            <w:bCs/>
            <w:sz w:val="24"/>
            <w:szCs w:val="24"/>
          </w:rPr>
          <w:t>XXXX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>. CUMPLIMIENTO DE SANCIONES INTERNACIONALES.</w:t>
        </w:r>
      </w:ins>
      <w:ins w:id="64" w:author="Rodrigo Tomas" w:date="2026-08-19T10:39:00Z">
        <w:r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</w:ins>
      <w:ins w:id="65" w:author="Rodrigo Tomas" w:date="2026-08-19T10:40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</w:ins>
      <w:ins w:id="66" w:author="Rodrigo Tomas" w:date="2026-08-19T10:38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declara que ni él, ni sus accionistas controladores, directivos, representantes, empleados o beneficiarios finales figuran en listas de sanciones emitidas por las Naciones Unidas, la Unión Europea o la República Federal de Alemania.</w:t>
        </w:r>
      </w:ins>
    </w:p>
    <w:p w14:paraId="11D4CD4F" w14:textId="77777777" w:rsidR="00E43E61" w:rsidRPr="00E43E61" w:rsidRDefault="00E43E61" w:rsidP="00E43E61">
      <w:pPr>
        <w:spacing w:after="0"/>
        <w:jc w:val="both"/>
        <w:rPr>
          <w:ins w:id="67" w:author="Rodrigo Tomas" w:date="2026-08-19T10:38:00Z"/>
          <w:rFonts w:ascii="Arial Narrow" w:hAnsi="Arial Narrow" w:cs="Arial"/>
          <w:sz w:val="24"/>
          <w:szCs w:val="24"/>
        </w:rPr>
      </w:pPr>
    </w:p>
    <w:p w14:paraId="2BD506B3" w14:textId="77777777" w:rsidR="00E43E61" w:rsidRPr="00E43E61" w:rsidRDefault="00E43E61" w:rsidP="00E43E61">
      <w:pPr>
        <w:spacing w:after="0"/>
        <w:jc w:val="both"/>
        <w:rPr>
          <w:ins w:id="68" w:author="Rodrigo Tomas" w:date="2026-08-19T10:38:00Z"/>
          <w:rFonts w:ascii="Arial Narrow" w:hAnsi="Arial Narrow" w:cs="Arial"/>
          <w:sz w:val="24"/>
          <w:szCs w:val="24"/>
        </w:rPr>
      </w:pPr>
      <w:ins w:id="69" w:author="Rodrigo Tomas" w:date="2026-08-19T10:38:00Z">
        <w:r w:rsidRPr="00E43E61">
          <w:rPr>
            <w:rFonts w:ascii="Arial Narrow" w:hAnsi="Arial Narrow" w:cs="Arial"/>
            <w:sz w:val="24"/>
            <w:szCs w:val="24"/>
          </w:rPr>
          <w:t>Asimismo, se compromete a no realizar pagos, transferencias, contrataciones o cualquier otra operación que implique la entrega directa o indirecta de recursos a personas o entidades sujetas a sanciones internacionales.</w:t>
        </w:r>
      </w:ins>
    </w:p>
    <w:p w14:paraId="266EC0F1" w14:textId="77777777" w:rsidR="00E43E61" w:rsidRPr="00E43E61" w:rsidRDefault="00E43E61" w:rsidP="00E43E61">
      <w:pPr>
        <w:spacing w:after="0"/>
        <w:jc w:val="both"/>
        <w:rPr>
          <w:ins w:id="70" w:author="Rodrigo Tomas" w:date="2026-08-19T10:38:00Z"/>
          <w:rFonts w:ascii="Arial Narrow" w:hAnsi="Arial Narrow" w:cs="Arial"/>
          <w:sz w:val="24"/>
          <w:szCs w:val="24"/>
        </w:rPr>
      </w:pPr>
    </w:p>
    <w:p w14:paraId="01ECB512" w14:textId="77777777" w:rsidR="00E43E61" w:rsidRDefault="00E43E61" w:rsidP="00E43E61">
      <w:pPr>
        <w:spacing w:after="0"/>
        <w:jc w:val="both"/>
        <w:rPr>
          <w:ins w:id="71" w:author="Rodrigo Tomas" w:date="2026-08-19T10:39:00Z"/>
          <w:rFonts w:ascii="Arial Narrow" w:hAnsi="Arial Narrow" w:cs="Arial"/>
          <w:b/>
          <w:bCs/>
          <w:sz w:val="24"/>
          <w:szCs w:val="24"/>
        </w:rPr>
      </w:pPr>
      <w:ins w:id="72" w:author="Rodrigo Tomas" w:date="2026-08-19T10:40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</w:ins>
      <w:ins w:id="73" w:author="Rodrigo Tomas" w:date="2026-08-19T10:38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notificará por escrito a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NATURA </w:t>
        </w:r>
        <w:r w:rsidRPr="00E43E61">
          <w:rPr>
            <w:rFonts w:ascii="Arial Narrow" w:hAnsi="Arial Narrow" w:cs="Arial"/>
            <w:sz w:val="24"/>
            <w:szCs w:val="24"/>
          </w:rPr>
          <w:t>de manera inmediata cualquier situación que pudiera afectar el cumplimiento de esta obligación.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</w:ins>
    </w:p>
    <w:p w14:paraId="70EB2D02" w14:textId="77777777" w:rsidR="00E43E61" w:rsidRDefault="00E43E61" w:rsidP="00E43E61">
      <w:pPr>
        <w:spacing w:after="0"/>
        <w:jc w:val="both"/>
        <w:rPr>
          <w:ins w:id="74" w:author="Rodrigo Tomas" w:date="2026-08-19T10:39:00Z"/>
          <w:rFonts w:ascii="Arial Narrow" w:hAnsi="Arial Narrow" w:cs="Arial"/>
          <w:b/>
          <w:bCs/>
          <w:sz w:val="24"/>
          <w:szCs w:val="24"/>
        </w:rPr>
      </w:pPr>
    </w:p>
    <w:p w14:paraId="092A8BC9" w14:textId="77777777" w:rsidR="00E43E61" w:rsidRPr="00E43E61" w:rsidRDefault="00E43E61" w:rsidP="00E43E61">
      <w:pPr>
        <w:spacing w:after="0"/>
        <w:jc w:val="both"/>
        <w:rPr>
          <w:ins w:id="75" w:author="Rodrigo Tomas" w:date="2026-08-19T10:38:00Z"/>
          <w:rFonts w:ascii="Arial Narrow" w:hAnsi="Arial Narrow" w:cs="Arial"/>
          <w:sz w:val="24"/>
          <w:szCs w:val="24"/>
        </w:rPr>
      </w:pPr>
      <w:ins w:id="76" w:author="Rodrigo Tomas" w:date="2026-08-19T10:38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CLÁUSULA </w:t>
        </w:r>
      </w:ins>
      <w:ins w:id="77" w:author="Rodrigo Tomas" w:date="2026-08-19T10:44:00Z">
        <w:r w:rsidR="009C34E1">
          <w:rPr>
            <w:rFonts w:ascii="Arial Narrow" w:hAnsi="Arial Narrow" w:cs="Arial"/>
            <w:b/>
            <w:bCs/>
            <w:sz w:val="24"/>
            <w:szCs w:val="24"/>
          </w:rPr>
          <w:t>XXXXX</w:t>
        </w:r>
      </w:ins>
      <w:ins w:id="78" w:author="Rodrigo Tomas" w:date="2026-08-19T10:38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>. CONFLICTO DE INTERESES.</w:t>
        </w:r>
      </w:ins>
      <w:ins w:id="79" w:author="Rodrigo Tomas" w:date="2026-08-19T10:39:00Z">
        <w:r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</w:ins>
      <w:ins w:id="80" w:author="Rodrigo Tomas" w:date="2026-08-19T10:40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</w:ins>
      <w:ins w:id="81" w:author="Rodrigo Tomas" w:date="2026-08-19T10:38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declara que, al momento de la firma del presente Contrato, no existe conflicto de intereses real, potencial o aparente que pueda afectar la objetividad, independencia o transparencia de las actividades contratadas.</w:t>
        </w:r>
      </w:ins>
    </w:p>
    <w:p w14:paraId="40415132" w14:textId="77777777" w:rsidR="00E43E61" w:rsidRPr="00E43E61" w:rsidRDefault="00E43E61" w:rsidP="00E43E61">
      <w:pPr>
        <w:spacing w:after="0"/>
        <w:jc w:val="both"/>
        <w:rPr>
          <w:ins w:id="82" w:author="Rodrigo Tomas" w:date="2026-08-19T10:38:00Z"/>
          <w:rFonts w:ascii="Arial Narrow" w:hAnsi="Arial Narrow" w:cs="Arial"/>
          <w:sz w:val="24"/>
          <w:szCs w:val="24"/>
        </w:rPr>
      </w:pPr>
    </w:p>
    <w:p w14:paraId="24D4C754" w14:textId="77777777" w:rsidR="00E43E61" w:rsidRPr="00E43E61" w:rsidRDefault="00E43E61" w:rsidP="00E43E61">
      <w:pPr>
        <w:spacing w:after="0"/>
        <w:jc w:val="both"/>
        <w:rPr>
          <w:ins w:id="83" w:author="Rodrigo Tomas" w:date="2026-08-19T10:38:00Z"/>
          <w:rFonts w:ascii="Arial Narrow" w:hAnsi="Arial Narrow" w:cs="Arial"/>
          <w:sz w:val="24"/>
          <w:szCs w:val="24"/>
        </w:rPr>
      </w:pPr>
      <w:ins w:id="84" w:author="Rodrigo Tomas" w:date="2026-08-19T10:38:00Z">
        <w:r w:rsidRPr="00E43E61">
          <w:rPr>
            <w:rFonts w:ascii="Arial Narrow" w:hAnsi="Arial Narrow" w:cs="Arial"/>
            <w:sz w:val="24"/>
            <w:szCs w:val="24"/>
          </w:rPr>
          <w:t>Se entenderá que existe conflicto de interés cuando concurran relaciones familiares, económicas, comerciales, políticas, laborales o personales susceptibles de influir indebidamente en la toma de decisiones vinculadas al proyecto.</w:t>
        </w:r>
      </w:ins>
    </w:p>
    <w:p w14:paraId="11EFA507" w14:textId="77777777" w:rsidR="00E43E61" w:rsidRPr="00E43E61" w:rsidRDefault="00E43E61" w:rsidP="00E43E61">
      <w:pPr>
        <w:spacing w:after="0"/>
        <w:jc w:val="both"/>
        <w:rPr>
          <w:ins w:id="85" w:author="Rodrigo Tomas" w:date="2026-08-19T10:38:00Z"/>
          <w:rFonts w:ascii="Arial Narrow" w:hAnsi="Arial Narrow" w:cs="Arial"/>
          <w:sz w:val="24"/>
          <w:szCs w:val="24"/>
        </w:rPr>
      </w:pPr>
    </w:p>
    <w:p w14:paraId="319ACA45" w14:textId="77777777" w:rsidR="00E43E61" w:rsidRPr="00E43E61" w:rsidRDefault="00E43E61" w:rsidP="00E43E61">
      <w:pPr>
        <w:spacing w:after="0"/>
        <w:jc w:val="both"/>
        <w:rPr>
          <w:ins w:id="86" w:author="Rodrigo Tomas" w:date="2026-08-19T10:38:00Z"/>
          <w:rFonts w:ascii="Arial Narrow" w:hAnsi="Arial Narrow" w:cs="Arial"/>
          <w:sz w:val="24"/>
          <w:szCs w:val="24"/>
        </w:rPr>
      </w:pPr>
      <w:ins w:id="87" w:author="Rodrigo Tomas" w:date="2026-08-19T10:40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</w:ins>
      <w:ins w:id="88" w:author="Rodrigo Tomas" w:date="2026-08-19T10:38:00Z"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tendrá la obligación continua de informar a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NATURA </w:t>
        </w:r>
        <w:r w:rsidRPr="00E43E61">
          <w:rPr>
            <w:rFonts w:ascii="Arial Narrow" w:hAnsi="Arial Narrow" w:cs="Arial"/>
            <w:sz w:val="24"/>
            <w:szCs w:val="24"/>
          </w:rPr>
          <w:t>cualquier situación que pudiera constituir conflicto de interés dentro de los cinco (5) días hábiles siguientes a tener conocimiento de ella.</w:t>
        </w:r>
      </w:ins>
    </w:p>
    <w:p w14:paraId="1A4E92E8" w14:textId="77777777" w:rsidR="00E43E61" w:rsidRPr="00E43E61" w:rsidRDefault="00E43E61" w:rsidP="00E43E61">
      <w:pPr>
        <w:spacing w:after="0"/>
        <w:jc w:val="both"/>
        <w:rPr>
          <w:ins w:id="89" w:author="Rodrigo Tomas" w:date="2026-08-19T10:38:00Z"/>
          <w:rFonts w:ascii="Arial Narrow" w:hAnsi="Arial Narrow" w:cs="Arial"/>
          <w:sz w:val="24"/>
          <w:szCs w:val="24"/>
        </w:rPr>
      </w:pPr>
    </w:p>
    <w:p w14:paraId="53669FF4" w14:textId="77777777" w:rsidR="00E43E61" w:rsidRDefault="00E43E61" w:rsidP="00E43E61">
      <w:pPr>
        <w:spacing w:after="0"/>
        <w:jc w:val="both"/>
        <w:rPr>
          <w:ins w:id="90" w:author="Rodrigo Tomas" w:date="2026-08-19T10:38:00Z"/>
          <w:rFonts w:ascii="Arial" w:hAnsi="Arial" w:cs="Arial"/>
          <w:b/>
          <w:bCs/>
        </w:rPr>
      </w:pPr>
      <w:ins w:id="91" w:author="Rodrigo Tomas" w:date="2026-08-19T10:38:00Z">
        <w:r w:rsidRPr="00E43E61">
          <w:rPr>
            <w:rFonts w:ascii="Arial Narrow" w:hAnsi="Arial Narrow" w:cs="Arial"/>
            <w:sz w:val="24"/>
            <w:szCs w:val="24"/>
          </w:rPr>
          <w:t xml:space="preserve">La omisión de dicha notificación facultará a 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>NATURA</w:t>
        </w:r>
        <w:r w:rsidRPr="00E43E61">
          <w:rPr>
            <w:rFonts w:ascii="Arial Narrow" w:hAnsi="Arial Narrow" w:cs="Arial"/>
            <w:sz w:val="24"/>
            <w:szCs w:val="24"/>
          </w:rPr>
          <w:t xml:space="preserve"> para resolver el Contrato por causa justificada.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</w:ins>
    </w:p>
    <w:p w14:paraId="23132D08" w14:textId="77777777" w:rsidR="00E43E61" w:rsidRPr="00A67C5C" w:rsidRDefault="00E43E61" w:rsidP="00476660">
      <w:pPr>
        <w:spacing w:after="0"/>
        <w:jc w:val="both"/>
        <w:rPr>
          <w:rFonts w:ascii="Arial Narrow" w:hAnsi="Arial Narrow" w:cs="Arial"/>
          <w:sz w:val="24"/>
          <w:szCs w:val="24"/>
          <w:lang w:val="es-MX"/>
        </w:rPr>
      </w:pPr>
    </w:p>
    <w:p w14:paraId="31B35A22" w14:textId="77777777" w:rsidR="002A4B8E" w:rsidRDefault="002A4B8E" w:rsidP="00476660">
      <w:pPr>
        <w:spacing w:after="0"/>
        <w:jc w:val="both"/>
        <w:rPr>
          <w:ins w:id="92" w:author="Rodrigo Tomas" w:date="2026-08-19T10:42:00Z"/>
          <w:rFonts w:ascii="Arial Narrow" w:hAnsi="Arial Narrow" w:cs="Arial"/>
          <w:sz w:val="24"/>
          <w:szCs w:val="24"/>
        </w:rPr>
      </w:pPr>
      <w:bookmarkStart w:id="93" w:name="_Hlk97315273"/>
      <w:r w:rsidRPr="00A67C5C">
        <w:rPr>
          <w:rFonts w:ascii="Arial Narrow" w:hAnsi="Arial Narrow" w:cs="Arial"/>
          <w:b/>
          <w:sz w:val="24"/>
          <w:szCs w:val="24"/>
        </w:rPr>
        <w:t xml:space="preserve">DÉCIMA </w:t>
      </w:r>
      <w:r w:rsidR="00850018">
        <w:rPr>
          <w:rFonts w:ascii="Arial Narrow" w:hAnsi="Arial Narrow" w:cs="Arial"/>
          <w:b/>
          <w:sz w:val="24"/>
          <w:szCs w:val="24"/>
        </w:rPr>
        <w:t>OCTAVA</w:t>
      </w:r>
      <w:r w:rsidR="00A25663" w:rsidRPr="00A67C5C">
        <w:rPr>
          <w:rFonts w:ascii="Arial Narrow" w:hAnsi="Arial Narrow" w:cs="Arial"/>
          <w:b/>
          <w:sz w:val="24"/>
          <w:szCs w:val="24"/>
          <w:lang w:val="es-CO"/>
        </w:rPr>
        <w:t>. -</w:t>
      </w:r>
      <w:r w:rsidRPr="00A67C5C">
        <w:rPr>
          <w:rFonts w:ascii="Arial Narrow" w:hAnsi="Arial Narrow" w:cs="Arial"/>
          <w:b/>
          <w:sz w:val="24"/>
          <w:szCs w:val="24"/>
        </w:rPr>
        <w:t xml:space="preserve"> DERECHO DE AUTOR Y PROPIEDAD: </w:t>
      </w:r>
      <w:r w:rsidRPr="00A67C5C">
        <w:rPr>
          <w:rFonts w:ascii="Arial Narrow" w:hAnsi="Arial Narrow" w:cs="Arial"/>
          <w:sz w:val="24"/>
          <w:szCs w:val="24"/>
        </w:rPr>
        <w:t xml:space="preserve">Acuerdan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 xml:space="preserve"> que el derecho de autor sobre los títulos, registro, investigación, información, distribución y derecho patrimonial de los productos relacionados a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LOS SERVICIOS </w:t>
      </w:r>
      <w:r w:rsidRPr="00A67C5C">
        <w:rPr>
          <w:rFonts w:ascii="Arial Narrow" w:hAnsi="Arial Narrow" w:cs="Arial"/>
          <w:sz w:val="24"/>
          <w:szCs w:val="24"/>
        </w:rPr>
        <w:t xml:space="preserve">serán de propiedad exclusiva de </w:t>
      </w:r>
      <w:r w:rsidRPr="00A67C5C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A67C5C">
        <w:rPr>
          <w:rFonts w:ascii="Arial Narrow" w:hAnsi="Arial Narrow" w:cs="Arial"/>
          <w:sz w:val="24"/>
          <w:szCs w:val="24"/>
        </w:rPr>
        <w:t xml:space="preserve">, por lo que no podrán ser divulgados, exhibidos, diseminados, discutidos o revelados </w:t>
      </w:r>
      <w:r w:rsidR="007A2C71" w:rsidRPr="00A67C5C">
        <w:rPr>
          <w:rFonts w:ascii="Arial Narrow" w:hAnsi="Arial Narrow" w:cs="Arial"/>
          <w:sz w:val="24"/>
          <w:szCs w:val="24"/>
        </w:rPr>
        <w:t>en ninguna circunstancia</w:t>
      </w:r>
      <w:r w:rsidRPr="00A67C5C">
        <w:rPr>
          <w:rFonts w:ascii="Arial Narrow" w:hAnsi="Arial Narrow" w:cs="Arial"/>
          <w:sz w:val="24"/>
          <w:szCs w:val="24"/>
        </w:rPr>
        <w:t xml:space="preserve"> directa o indirecta por y su personal sin previa autorización por escrito de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</w:t>
      </w:r>
      <w:r w:rsidRPr="00A67C5C">
        <w:rPr>
          <w:rFonts w:ascii="Arial Narrow" w:hAnsi="Arial Narrow" w:cs="Arial"/>
          <w:b/>
          <w:bCs/>
          <w:sz w:val="24"/>
          <w:szCs w:val="24"/>
        </w:rPr>
        <w:t>CONTRATANTE</w:t>
      </w:r>
      <w:r w:rsidRPr="00A67C5C">
        <w:rPr>
          <w:rFonts w:ascii="Arial Narrow" w:hAnsi="Arial Narrow" w:cs="Arial"/>
          <w:sz w:val="24"/>
          <w:szCs w:val="24"/>
        </w:rPr>
        <w:t xml:space="preserve">. </w:t>
      </w:r>
      <w:r w:rsidR="00615A0D" w:rsidRPr="00A67C5C">
        <w:rPr>
          <w:rFonts w:ascii="Arial Narrow" w:hAnsi="Arial Narrow" w:cs="Arial"/>
          <w:sz w:val="24"/>
          <w:szCs w:val="24"/>
        </w:rPr>
        <w:t xml:space="preserve">Así </w:t>
      </w:r>
      <w:r w:rsidRPr="00A67C5C">
        <w:rPr>
          <w:rFonts w:ascii="Arial Narrow" w:hAnsi="Arial Narrow" w:cs="Arial"/>
          <w:sz w:val="24"/>
          <w:szCs w:val="24"/>
        </w:rPr>
        <w:t xml:space="preserve">mismo,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 xml:space="preserve">declara que dará el debido reconocimiento a la fuente de financiamiento, en cualquier producto generado con </w:t>
      </w:r>
      <w:r w:rsidRPr="00A67C5C">
        <w:rPr>
          <w:rFonts w:ascii="Arial Narrow" w:hAnsi="Arial Narrow" w:cs="Arial"/>
          <w:b/>
          <w:sz w:val="24"/>
          <w:szCs w:val="24"/>
        </w:rPr>
        <w:t>LOS SERVICIOS</w:t>
      </w:r>
      <w:r w:rsidRPr="00A67C5C">
        <w:rPr>
          <w:rFonts w:ascii="Arial Narrow" w:hAnsi="Arial Narrow" w:cs="Arial"/>
          <w:sz w:val="24"/>
          <w:szCs w:val="24"/>
        </w:rPr>
        <w:t xml:space="preserve">. 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Los derechos de propiedad, registro y distribución de materiales divulgativos, bancos de datos, fotografías, estudios o investigaciones generadas, publicaciones, a través de 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LOS SERVICIOS 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cumplirán lo establecido en la Ley </w:t>
      </w:r>
      <w:r w:rsidRPr="00A67C5C">
        <w:rPr>
          <w:rFonts w:ascii="Arial Narrow" w:hAnsi="Arial Narrow" w:cs="Arial"/>
          <w:sz w:val="24"/>
          <w:szCs w:val="24"/>
        </w:rPr>
        <w:t>15 de 1994 al respecto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. 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 xml:space="preserve">se reserva todos los derechos de divulgación y difusión de los materiales divulgativos, </w:t>
      </w:r>
      <w:r w:rsidRPr="00A67C5C">
        <w:rPr>
          <w:rFonts w:ascii="Arial Narrow" w:hAnsi="Arial Narrow" w:cs="Arial"/>
          <w:bCs/>
          <w:sz w:val="24"/>
          <w:szCs w:val="24"/>
        </w:rPr>
        <w:t xml:space="preserve">bancos de datos, fotografías, </w:t>
      </w:r>
      <w:r w:rsidRPr="00A67C5C">
        <w:rPr>
          <w:rFonts w:ascii="Arial Narrow" w:hAnsi="Arial Narrow" w:cs="Arial"/>
          <w:sz w:val="24"/>
          <w:szCs w:val="24"/>
        </w:rPr>
        <w:t>estudios o investigaciones, publicaciones productos, y/o cualquier otro generado durante la vigencia del contrato y posterior a su finalización.</w:t>
      </w:r>
    </w:p>
    <w:p w14:paraId="4895961B" w14:textId="77777777" w:rsidR="00E43E61" w:rsidRDefault="00E43E61" w:rsidP="00476660">
      <w:pPr>
        <w:spacing w:after="0"/>
        <w:jc w:val="both"/>
        <w:rPr>
          <w:ins w:id="94" w:author="Rodrigo Tomas" w:date="2026-08-19T10:42:00Z"/>
          <w:rFonts w:ascii="Arial Narrow" w:hAnsi="Arial Narrow" w:cs="Arial"/>
          <w:sz w:val="24"/>
          <w:szCs w:val="24"/>
        </w:rPr>
      </w:pPr>
    </w:p>
    <w:p w14:paraId="2DAC55CA" w14:textId="77777777" w:rsidR="00E43E61" w:rsidRPr="00E43E61" w:rsidRDefault="009C34E1" w:rsidP="00E43E61">
      <w:pPr>
        <w:spacing w:after="0"/>
        <w:jc w:val="both"/>
        <w:rPr>
          <w:ins w:id="95" w:author="Rodrigo Tomas" w:date="2026-08-19T10:42:00Z"/>
          <w:rFonts w:ascii="Arial Narrow" w:hAnsi="Arial Narrow" w:cs="Arial"/>
          <w:sz w:val="24"/>
          <w:szCs w:val="24"/>
        </w:rPr>
      </w:pPr>
      <w:ins w:id="96" w:author="Rodrigo Tomas" w:date="2026-08-19T10:42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  <w:r w:rsidR="00E43E61"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="00E43E61" w:rsidRPr="00E43E61">
          <w:rPr>
            <w:rFonts w:ascii="Arial Narrow" w:hAnsi="Arial Narrow" w:cs="Arial"/>
            <w:sz w:val="24"/>
            <w:szCs w:val="24"/>
          </w:rPr>
          <w:t>cede en favor de</w:t>
        </w:r>
        <w:r w:rsidR="00E43E61"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NATURA, </w:t>
        </w:r>
        <w:r w:rsidR="00E43E61" w:rsidRPr="00E43E61">
          <w:rPr>
            <w:rFonts w:ascii="Arial Narrow" w:hAnsi="Arial Narrow" w:cs="Arial"/>
            <w:sz w:val="24"/>
            <w:szCs w:val="24"/>
          </w:rPr>
          <w:t xml:space="preserve">con facultad de transferencia posterior a </w:t>
        </w:r>
        <w:r w:rsidR="00E43E61" w:rsidRPr="00E43E61">
          <w:rPr>
            <w:rFonts w:ascii="Arial Narrow" w:hAnsi="Arial Narrow" w:cs="Arial"/>
            <w:b/>
            <w:bCs/>
            <w:sz w:val="24"/>
            <w:szCs w:val="24"/>
          </w:rPr>
          <w:t>GIZ</w:t>
        </w:r>
        <w:r w:rsidR="00E43E61" w:rsidRPr="00E43E61">
          <w:rPr>
            <w:rFonts w:ascii="Arial Narrow" w:hAnsi="Arial Narrow" w:cs="Arial"/>
            <w:sz w:val="24"/>
            <w:szCs w:val="24"/>
          </w:rPr>
          <w:t>, un derecho irrevocable, gratuito, mundial, permanente, transferible y no exclusivo para utilizar, reproducir, adaptar, traducir, publicar, distribuir y comunicar públicamente dichos productos.</w:t>
        </w:r>
      </w:ins>
    </w:p>
    <w:p w14:paraId="4763E0E7" w14:textId="77777777" w:rsidR="00E43E61" w:rsidRPr="00E43E61" w:rsidRDefault="00E43E61" w:rsidP="00E43E61">
      <w:pPr>
        <w:spacing w:after="0"/>
        <w:jc w:val="both"/>
        <w:rPr>
          <w:ins w:id="97" w:author="Rodrigo Tomas" w:date="2026-08-19T10:42:00Z"/>
          <w:rFonts w:ascii="Arial Narrow" w:hAnsi="Arial Narrow" w:cs="Arial"/>
          <w:sz w:val="24"/>
          <w:szCs w:val="24"/>
        </w:rPr>
      </w:pPr>
    </w:p>
    <w:p w14:paraId="5DB7D270" w14:textId="77777777" w:rsidR="00E43E61" w:rsidRPr="00E43E61" w:rsidRDefault="009C34E1" w:rsidP="00E43E61">
      <w:pPr>
        <w:spacing w:after="0"/>
        <w:jc w:val="both"/>
        <w:rPr>
          <w:rFonts w:ascii="Arial Narrow" w:hAnsi="Arial Narrow" w:cs="Arial"/>
          <w:sz w:val="24"/>
          <w:szCs w:val="24"/>
        </w:rPr>
      </w:pPr>
      <w:ins w:id="98" w:author="Rodrigo Tomas" w:date="2026-08-19T10:42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  <w:r w:rsidR="00E43E61"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="00E43E61" w:rsidRPr="00E43E61">
          <w:rPr>
            <w:rFonts w:ascii="Arial Narrow" w:hAnsi="Arial Narrow" w:cs="Arial"/>
            <w:sz w:val="24"/>
            <w:szCs w:val="24"/>
          </w:rPr>
          <w:t>garantiza que dichos productos no infringen derechos de terceros y se obliga a mantener indemnes a</w:t>
        </w:r>
        <w:r w:rsidR="00E43E61"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NATURA, GIZ </w:t>
        </w:r>
        <w:r w:rsidR="00E43E61" w:rsidRPr="00E43E61">
          <w:rPr>
            <w:rFonts w:ascii="Arial Narrow" w:hAnsi="Arial Narrow" w:cs="Arial"/>
            <w:sz w:val="24"/>
            <w:szCs w:val="24"/>
          </w:rPr>
          <w:t>y demás entidades financiadoras frente a cualquier reclamación relacionada con derechos de propiedad intelectual, industrial o de autor.</w:t>
        </w:r>
        <w:r>
          <w:rPr>
            <w:rFonts w:ascii="Arial Narrow" w:hAnsi="Arial Narrow" w:cs="Arial"/>
            <w:sz w:val="24"/>
            <w:szCs w:val="24"/>
          </w:rPr>
          <w:t xml:space="preserve"> </w:t>
        </w:r>
      </w:ins>
    </w:p>
    <w:p w14:paraId="7010E854" w14:textId="77777777" w:rsidR="002A4B8E" w:rsidRPr="00A67C5C" w:rsidRDefault="002A4B8E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14:paraId="53ADCFF5" w14:textId="77777777" w:rsidR="002A4B8E" w:rsidRDefault="00850018" w:rsidP="00476660">
      <w:pPr>
        <w:spacing w:after="0"/>
        <w:jc w:val="both"/>
        <w:rPr>
          <w:ins w:id="99" w:author="Rodrigo Tomas" w:date="2026-08-19T10:44:00Z"/>
          <w:rFonts w:ascii="Arial Narrow" w:hAnsi="Arial Narrow" w:cs="Arial"/>
          <w:noProof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DÉCIMA NOVENA</w:t>
      </w:r>
      <w:r w:rsidR="00A25663" w:rsidRPr="00A67C5C">
        <w:rPr>
          <w:rFonts w:ascii="Arial Narrow" w:hAnsi="Arial Narrow" w:cs="Arial"/>
          <w:b/>
          <w:sz w:val="24"/>
          <w:szCs w:val="24"/>
        </w:rPr>
        <w:t>. -</w:t>
      </w:r>
      <w:r w:rsidR="002A4B8E" w:rsidRPr="00A67C5C">
        <w:rPr>
          <w:rFonts w:ascii="Arial Narrow" w:hAnsi="Arial Narrow" w:cs="Arial"/>
          <w:b/>
          <w:sz w:val="24"/>
          <w:szCs w:val="24"/>
        </w:rPr>
        <w:t xml:space="preserve"> NOMBRES Y LOGOTIPOS DE LA CONTRATANTE: </w:t>
      </w:r>
      <w:r w:rsidR="002A4B8E" w:rsidRPr="00A67C5C">
        <w:rPr>
          <w:rFonts w:ascii="Arial Narrow" w:hAnsi="Arial Narrow" w:cs="Arial"/>
          <w:sz w:val="24"/>
          <w:szCs w:val="24"/>
        </w:rPr>
        <w:t>L</w:t>
      </w:r>
      <w:r w:rsidR="002A4B8E" w:rsidRPr="00A67C5C">
        <w:rPr>
          <w:rFonts w:ascii="Arial Narrow" w:hAnsi="Arial Narrow" w:cs="Arial"/>
          <w:sz w:val="24"/>
          <w:szCs w:val="24"/>
          <w:lang w:val="es-MX"/>
        </w:rPr>
        <w:t xml:space="preserve">os nombres y logotipos de </w:t>
      </w:r>
      <w:r w:rsidR="002A4B8E" w:rsidRPr="00A67C5C">
        <w:rPr>
          <w:rFonts w:ascii="Arial Narrow" w:hAnsi="Arial Narrow" w:cs="Arial"/>
          <w:b/>
          <w:sz w:val="24"/>
          <w:szCs w:val="24"/>
        </w:rPr>
        <w:t>LA CONTRATANTE</w:t>
      </w:r>
      <w:r w:rsidR="007E78DB" w:rsidRPr="00A67C5C">
        <w:rPr>
          <w:rFonts w:ascii="Arial Narrow" w:hAnsi="Arial Narrow" w:cs="Arial"/>
          <w:b/>
          <w:sz w:val="24"/>
          <w:szCs w:val="24"/>
        </w:rPr>
        <w:t xml:space="preserve">, </w:t>
      </w:r>
      <w:r w:rsidR="00DB2F4A" w:rsidRPr="00A67C5C">
        <w:rPr>
          <w:rFonts w:ascii="Arial Narrow" w:hAnsi="Arial Narrow" w:cs="Arial"/>
          <w:b/>
          <w:sz w:val="24"/>
          <w:szCs w:val="24"/>
        </w:rPr>
        <w:t>MIAMBIENTE</w:t>
      </w:r>
      <w:r w:rsidR="007E78DB" w:rsidRPr="00A67C5C">
        <w:rPr>
          <w:rFonts w:ascii="Arial Narrow" w:hAnsi="Arial Narrow" w:cs="Arial"/>
          <w:b/>
          <w:sz w:val="24"/>
          <w:szCs w:val="24"/>
        </w:rPr>
        <w:t xml:space="preserve"> y PNUMA</w:t>
      </w:r>
      <w:r w:rsidR="002A4B8E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2A4B8E" w:rsidRPr="00A67C5C">
        <w:rPr>
          <w:rFonts w:ascii="Arial Narrow" w:hAnsi="Arial Narrow" w:cs="Arial"/>
          <w:sz w:val="24"/>
          <w:szCs w:val="24"/>
          <w:lang w:val="es-MX"/>
        </w:rPr>
        <w:t>no se podrán utilizar para ningún propósito externo sin la previa autorización expresa y escrita de sus propietarios.</w:t>
      </w:r>
      <w:r w:rsidR="002A4B8E" w:rsidRPr="00A67C5C">
        <w:rPr>
          <w:rFonts w:ascii="Arial Narrow" w:hAnsi="Arial Narrow" w:cs="Arial"/>
          <w:noProof/>
          <w:sz w:val="24"/>
          <w:szCs w:val="24"/>
        </w:rPr>
        <w:t xml:space="preserve"> </w:t>
      </w:r>
    </w:p>
    <w:p w14:paraId="4E0FC3FE" w14:textId="77777777" w:rsidR="009C34E1" w:rsidRDefault="009C34E1" w:rsidP="00476660">
      <w:pPr>
        <w:spacing w:after="0"/>
        <w:jc w:val="both"/>
        <w:rPr>
          <w:ins w:id="100" w:author="Rodrigo Tomas" w:date="2026-08-19T10:44:00Z"/>
          <w:rFonts w:ascii="Arial Narrow" w:hAnsi="Arial Narrow" w:cs="Arial"/>
          <w:noProof/>
          <w:sz w:val="24"/>
          <w:szCs w:val="24"/>
        </w:rPr>
      </w:pPr>
    </w:p>
    <w:p w14:paraId="4DDEC6E2" w14:textId="77777777" w:rsidR="009C34E1" w:rsidRPr="009C34E1" w:rsidRDefault="009C34E1" w:rsidP="009C34E1">
      <w:pPr>
        <w:spacing w:after="0"/>
        <w:jc w:val="both"/>
        <w:rPr>
          <w:ins w:id="101" w:author="Rodrigo Tomas" w:date="2026-08-19T10:44:00Z"/>
          <w:rFonts w:ascii="Arial Narrow" w:hAnsi="Arial Narrow" w:cs="Arial"/>
          <w:sz w:val="24"/>
          <w:szCs w:val="24"/>
        </w:rPr>
      </w:pPr>
      <w:ins w:id="102" w:author="Rodrigo Tomas" w:date="2026-08-19T10:44:00Z"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CLÁUSULA </w:t>
        </w:r>
        <w:r>
          <w:rPr>
            <w:rFonts w:ascii="Arial Narrow" w:hAnsi="Arial Narrow" w:cs="Arial"/>
            <w:b/>
            <w:bCs/>
            <w:sz w:val="24"/>
            <w:szCs w:val="24"/>
          </w:rPr>
          <w:t>XXXXXX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>. PROTECCIÓN DE DATOS PERSONALES.</w:t>
        </w:r>
        <w:r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9C34E1">
          <w:rPr>
            <w:rFonts w:ascii="Arial Narrow" w:hAnsi="Arial Narrow" w:cs="Arial"/>
            <w:sz w:val="24"/>
            <w:szCs w:val="24"/>
          </w:rPr>
          <w:t>deberá cumplir con la Ley 81 de 26 de marzo de 2019 sobre Protección de Datos Personales y su reglamentación, así como con cualquier otra normativa nacional o internacional aplicable al tratamiento de datos personales.</w:t>
        </w:r>
      </w:ins>
    </w:p>
    <w:p w14:paraId="76809D3F" w14:textId="77777777" w:rsidR="009C34E1" w:rsidRPr="009C34E1" w:rsidRDefault="009C34E1" w:rsidP="009C34E1">
      <w:pPr>
        <w:spacing w:after="0"/>
        <w:jc w:val="both"/>
        <w:rPr>
          <w:ins w:id="103" w:author="Rodrigo Tomas" w:date="2026-08-19T10:44:00Z"/>
          <w:rFonts w:ascii="Arial Narrow" w:hAnsi="Arial Narrow" w:cs="Arial"/>
          <w:sz w:val="24"/>
          <w:szCs w:val="24"/>
        </w:rPr>
      </w:pPr>
    </w:p>
    <w:p w14:paraId="3F1D6F3A" w14:textId="77777777" w:rsidR="009C34E1" w:rsidRPr="009C34E1" w:rsidRDefault="009C34E1" w:rsidP="009C34E1">
      <w:pPr>
        <w:spacing w:after="0"/>
        <w:jc w:val="both"/>
        <w:rPr>
          <w:ins w:id="104" w:author="Rodrigo Tomas" w:date="2026-08-19T10:44:00Z"/>
          <w:rFonts w:ascii="Arial Narrow" w:hAnsi="Arial Narrow" w:cs="Arial"/>
          <w:sz w:val="24"/>
          <w:szCs w:val="24"/>
        </w:rPr>
      </w:pPr>
      <w:ins w:id="105" w:author="Rodrigo Tomas" w:date="2026-08-19T10:44:00Z">
        <w:r w:rsidRPr="009C34E1">
          <w:rPr>
            <w:rFonts w:ascii="Arial Narrow" w:hAnsi="Arial Narrow" w:cs="Arial"/>
            <w:sz w:val="24"/>
            <w:szCs w:val="24"/>
          </w:rPr>
          <w:t>Todo tratamiento de datos deberá realizarse de forma lícita, leal, transparente y limitada a las finalidades expresamente autorizadas para la ejecución del proyecto.</w:t>
        </w:r>
      </w:ins>
    </w:p>
    <w:p w14:paraId="6740C8C7" w14:textId="77777777" w:rsidR="009C34E1" w:rsidRPr="009C34E1" w:rsidRDefault="009C34E1" w:rsidP="009C34E1">
      <w:pPr>
        <w:spacing w:after="0"/>
        <w:jc w:val="both"/>
        <w:rPr>
          <w:ins w:id="106" w:author="Rodrigo Tomas" w:date="2026-08-19T10:44:00Z"/>
          <w:rFonts w:ascii="Arial Narrow" w:hAnsi="Arial Narrow" w:cs="Arial"/>
          <w:sz w:val="24"/>
          <w:szCs w:val="24"/>
        </w:rPr>
      </w:pPr>
    </w:p>
    <w:p w14:paraId="3B6369C9" w14:textId="77777777" w:rsidR="009C34E1" w:rsidRPr="009C34E1" w:rsidRDefault="009C34E1" w:rsidP="009C34E1">
      <w:pPr>
        <w:spacing w:after="0"/>
        <w:jc w:val="both"/>
        <w:rPr>
          <w:ins w:id="107" w:author="Rodrigo Tomas" w:date="2026-08-19T10:44:00Z"/>
          <w:rFonts w:ascii="Arial Narrow" w:hAnsi="Arial Narrow" w:cs="Arial"/>
          <w:sz w:val="24"/>
          <w:szCs w:val="24"/>
        </w:rPr>
      </w:pPr>
      <w:ins w:id="108" w:author="Rodrigo Tomas" w:date="2026-08-19T10:45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</w:ins>
      <w:ins w:id="109" w:author="Rodrigo Tomas" w:date="2026-08-19T10:44:00Z"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9C34E1">
          <w:rPr>
            <w:rFonts w:ascii="Arial Narrow" w:hAnsi="Arial Narrow" w:cs="Arial"/>
            <w:sz w:val="24"/>
            <w:szCs w:val="24"/>
          </w:rPr>
          <w:t>implementará medidas técnicas, físicas, organizativas y administrativas apropiadas para garantizar la confidencialidad, integridad, disponibilidad y seguridad de los datos personales bajo su custodia.</w:t>
        </w:r>
      </w:ins>
    </w:p>
    <w:p w14:paraId="6FDE28A5" w14:textId="77777777" w:rsidR="009C34E1" w:rsidRPr="009C34E1" w:rsidRDefault="009C34E1" w:rsidP="009C34E1">
      <w:pPr>
        <w:spacing w:after="0"/>
        <w:jc w:val="both"/>
        <w:rPr>
          <w:ins w:id="110" w:author="Rodrigo Tomas" w:date="2026-08-19T10:44:00Z"/>
          <w:rFonts w:ascii="Arial Narrow" w:hAnsi="Arial Narrow" w:cs="Arial"/>
          <w:sz w:val="24"/>
          <w:szCs w:val="24"/>
        </w:rPr>
      </w:pPr>
    </w:p>
    <w:p w14:paraId="38CA3FF9" w14:textId="77777777" w:rsidR="009C34E1" w:rsidRPr="00A67C5C" w:rsidRDefault="009C34E1" w:rsidP="009C34E1">
      <w:pPr>
        <w:spacing w:after="0"/>
        <w:jc w:val="both"/>
        <w:rPr>
          <w:rFonts w:ascii="Arial Narrow" w:hAnsi="Arial Narrow" w:cs="Arial"/>
          <w:noProof/>
          <w:sz w:val="24"/>
          <w:szCs w:val="24"/>
        </w:rPr>
      </w:pPr>
      <w:ins w:id="111" w:author="Rodrigo Tomas" w:date="2026-08-19T10:44:00Z">
        <w:r w:rsidRPr="009C34E1">
          <w:rPr>
            <w:rFonts w:ascii="Arial Narrow" w:hAnsi="Arial Narrow" w:cs="Arial"/>
            <w:sz w:val="24"/>
            <w:szCs w:val="24"/>
          </w:rPr>
          <w:t xml:space="preserve">En caso de incidentes de seguridad, accesos no autorizados o vulneraciones de datos personales, </w:t>
        </w:r>
      </w:ins>
      <w:ins w:id="112" w:author="Rodrigo Tomas" w:date="2026-08-19T10:45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</w:ins>
      <w:ins w:id="113" w:author="Rodrigo Tomas" w:date="2026-08-19T10:44:00Z"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9C34E1">
          <w:rPr>
            <w:rFonts w:ascii="Arial Narrow" w:hAnsi="Arial Narrow" w:cs="Arial"/>
            <w:sz w:val="24"/>
            <w:szCs w:val="24"/>
          </w:rPr>
          <w:t>deberá informar inmediatamente a</w:t>
        </w:r>
        <w:r w:rsidRPr="009C34E1">
          <w:rPr>
            <w:rFonts w:ascii="Arial Narrow" w:hAnsi="Arial Narrow" w:cs="Arial"/>
            <w:b/>
            <w:bCs/>
            <w:sz w:val="24"/>
            <w:szCs w:val="24"/>
          </w:rPr>
          <w:t xml:space="preserve"> NATURA </w:t>
        </w:r>
        <w:r w:rsidRPr="009C34E1">
          <w:rPr>
            <w:rFonts w:ascii="Arial Narrow" w:hAnsi="Arial Narrow" w:cs="Arial"/>
            <w:sz w:val="24"/>
            <w:szCs w:val="24"/>
          </w:rPr>
          <w:t>y adoptar las medidas correctivas necesarias para mitigar cualquier riesgo o afectación.</w:t>
        </w:r>
      </w:ins>
      <w:ins w:id="114" w:author="Rodrigo Tomas" w:date="2026-08-19T10:45:00Z">
        <w:r>
          <w:rPr>
            <w:rFonts w:ascii="Arial Narrow" w:hAnsi="Arial Narrow" w:cs="Arial"/>
            <w:sz w:val="24"/>
            <w:szCs w:val="24"/>
          </w:rPr>
          <w:t xml:space="preserve"> </w:t>
        </w:r>
      </w:ins>
    </w:p>
    <w:p w14:paraId="4204FADD" w14:textId="77777777" w:rsidR="00677325" w:rsidRPr="00677325" w:rsidRDefault="00677325" w:rsidP="00677325">
      <w:pPr>
        <w:pStyle w:val="Ttulo3"/>
        <w:spacing w:line="300" w:lineRule="atLeast"/>
        <w:jc w:val="both"/>
        <w:rPr>
          <w:rFonts w:ascii="Arial Narrow" w:hAnsi="Arial Narrow" w:cs="Arial"/>
          <w:b w:val="0"/>
          <w:bCs w:val="0"/>
          <w:sz w:val="24"/>
          <w:szCs w:val="24"/>
          <w:lang w:eastAsia="es-PA"/>
        </w:rPr>
      </w:pPr>
      <w:r w:rsidRPr="004E5DF2">
        <w:rPr>
          <w:rFonts w:ascii="Arial Narrow" w:hAnsi="Arial Narrow"/>
          <w:sz w:val="24"/>
          <w:szCs w:val="24"/>
          <w:lang w:eastAsia="es-PA"/>
        </w:rPr>
        <w:t>VIGESIMA: SUSPENSIÓN, INTERRUPCIÓN Y EFECTOS DEL CONTRATO</w:t>
      </w:r>
      <w:r w:rsidRPr="004E5DF2">
        <w:rPr>
          <w:rFonts w:ascii="Arial Narrow" w:hAnsi="Arial Narrow" w:cs="Arial"/>
          <w:sz w:val="24"/>
          <w:szCs w:val="24"/>
          <w:lang w:eastAsia="es-PA"/>
        </w:rPr>
        <w:t xml:space="preserve">:  </w:t>
      </w:r>
      <w:r w:rsidRPr="00677325">
        <w:rPr>
          <w:rFonts w:ascii="Arial Narrow" w:hAnsi="Arial Narrow" w:cs="Arial"/>
          <w:sz w:val="24"/>
          <w:szCs w:val="24"/>
          <w:lang w:eastAsia="es-PA"/>
        </w:rPr>
        <w:t>LA CONTRATANTE</w:t>
      </w:r>
      <w:r w:rsidRPr="00677325">
        <w:rPr>
          <w:rFonts w:ascii="Arial Narrow" w:hAnsi="Arial Narrow" w:cs="Arial"/>
          <w:b w:val="0"/>
          <w:bCs w:val="0"/>
          <w:sz w:val="24"/>
          <w:szCs w:val="24"/>
          <w:lang w:eastAsia="es-PA"/>
        </w:rPr>
        <w:t xml:space="preserve"> se reserva el derecho de suspender, interrumpir o paralizar, total o parcialmente, de manera unilateral, la ejecución del presente contrato en los siguientes casos: </w:t>
      </w:r>
    </w:p>
    <w:p w14:paraId="5418CE18" w14:textId="77777777" w:rsidR="00677325" w:rsidRPr="00A67C5C" w:rsidRDefault="00677325" w:rsidP="00677325">
      <w:pPr>
        <w:spacing w:after="0"/>
        <w:jc w:val="both"/>
        <w:rPr>
          <w:rFonts w:ascii="Arial Narrow" w:hAnsi="Arial Narrow" w:cs="Arial"/>
          <w:noProof/>
          <w:sz w:val="24"/>
          <w:szCs w:val="24"/>
        </w:rPr>
      </w:pPr>
    </w:p>
    <w:p w14:paraId="56A75871" w14:textId="77777777" w:rsidR="00677325" w:rsidRDefault="00677325" w:rsidP="00677325">
      <w:pPr>
        <w:numPr>
          <w:ilvl w:val="0"/>
          <w:numId w:val="30"/>
        </w:numPr>
        <w:spacing w:after="0"/>
        <w:jc w:val="both"/>
        <w:rPr>
          <w:rFonts w:ascii="Arial Narrow" w:hAnsi="Arial Narrow" w:cs="Arial"/>
          <w:sz w:val="24"/>
          <w:szCs w:val="24"/>
          <w:lang w:val="es-CR"/>
        </w:rPr>
      </w:pPr>
      <w:r>
        <w:rPr>
          <w:rFonts w:ascii="Arial Narrow" w:hAnsi="Arial Narrow" w:cs="Arial"/>
          <w:sz w:val="24"/>
          <w:szCs w:val="24"/>
          <w:lang w:val="es-CR"/>
        </w:rPr>
        <w:t>D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e presentarse alguna circunstancia, hecho o situación que </w:t>
      </w:r>
      <w:r>
        <w:rPr>
          <w:rFonts w:ascii="Arial Narrow" w:hAnsi="Arial Narrow" w:cs="Arial"/>
          <w:sz w:val="24"/>
          <w:szCs w:val="24"/>
          <w:lang w:val="es-CR"/>
        </w:rPr>
        <w:t xml:space="preserve">a su juicio 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pueda comprometer el logro del objeto de </w:t>
      </w:r>
      <w:r w:rsidRPr="00A67C5C">
        <w:rPr>
          <w:rFonts w:ascii="Arial Narrow" w:hAnsi="Arial Narrow" w:cs="Arial"/>
          <w:b/>
          <w:sz w:val="24"/>
          <w:szCs w:val="24"/>
          <w:lang w:val="es-CR"/>
        </w:rPr>
        <w:t>LOS SERVICIOS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. </w:t>
      </w:r>
    </w:p>
    <w:p w14:paraId="6CF8CC34" w14:textId="77777777" w:rsidR="00677325" w:rsidRDefault="00677325" w:rsidP="00677325">
      <w:pPr>
        <w:numPr>
          <w:ilvl w:val="0"/>
          <w:numId w:val="30"/>
        </w:numPr>
        <w:spacing w:after="0"/>
        <w:jc w:val="both"/>
        <w:rPr>
          <w:rFonts w:ascii="Arial Narrow" w:hAnsi="Arial Narrow" w:cs="Arial"/>
          <w:sz w:val="24"/>
          <w:szCs w:val="24"/>
          <w:lang w:val="es-CR"/>
        </w:rPr>
      </w:pPr>
      <w:r>
        <w:rPr>
          <w:rFonts w:ascii="Arial Narrow" w:hAnsi="Arial Narrow" w:cs="Arial"/>
          <w:sz w:val="24"/>
          <w:szCs w:val="24"/>
          <w:lang w:val="es-CR"/>
        </w:rPr>
        <w:t>E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n “caso fortuito” o de “fuerza mayor”, se podrá suspender temporalmente los efectos del presente Contrato, incluyendo el plazo de ejecución, sin que ello se compute como incumplimiento o retraso en el cumplimiento de las obligaciones contraídas en el mismo. En estos casos de “caso fortuito” o de “fuerza mayor, </w:t>
      </w:r>
      <w:r w:rsidRPr="00A67C5C">
        <w:rPr>
          <w:rFonts w:ascii="Arial Narrow" w:hAnsi="Arial Narrow" w:cs="Arial"/>
          <w:b/>
          <w:sz w:val="24"/>
          <w:szCs w:val="24"/>
          <w:lang w:val="es-CR"/>
        </w:rPr>
        <w:t>EL CONSULTOR</w:t>
      </w:r>
      <w:r w:rsidRPr="00A67C5C">
        <w:rPr>
          <w:rFonts w:ascii="Arial Narrow" w:hAnsi="Arial Narrow" w:cs="Arial"/>
          <w:bCs/>
          <w:sz w:val="24"/>
          <w:szCs w:val="24"/>
          <w:lang w:val="es-CR"/>
        </w:rPr>
        <w:t xml:space="preserve"> podrá 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solicitar a </w:t>
      </w:r>
      <w:r w:rsidRPr="00A67C5C">
        <w:rPr>
          <w:rFonts w:ascii="Arial Narrow" w:hAnsi="Arial Narrow" w:cs="Arial"/>
          <w:b/>
          <w:sz w:val="24"/>
          <w:szCs w:val="24"/>
          <w:lang w:val="es-CR"/>
        </w:rPr>
        <w:t>LA CONTRATANTE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, dentro de los dos (2) días hábiles siguientes contados a partir de la fecha en que se produzca el acontecimiento o que se tome conocimiento de este, la suspensión temporal del Contrato. Adicionalmente, dentro de los diez (10) días hábiles siguientes a la fecha de la solicitud, </w:t>
      </w:r>
      <w:r w:rsidRPr="00A67C5C">
        <w:rPr>
          <w:rFonts w:ascii="Arial Narrow" w:hAnsi="Arial Narrow" w:cs="Arial"/>
          <w:b/>
          <w:sz w:val="24"/>
          <w:szCs w:val="24"/>
          <w:lang w:val="es-CR"/>
        </w:rPr>
        <w:t>EL CONSULTOR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 deberá presentar a </w:t>
      </w:r>
      <w:r w:rsidRPr="00A67C5C">
        <w:rPr>
          <w:rFonts w:ascii="Arial Narrow" w:hAnsi="Arial Narrow" w:cs="Arial"/>
          <w:b/>
          <w:bCs/>
          <w:sz w:val="24"/>
          <w:szCs w:val="24"/>
          <w:lang w:val="es-CR"/>
        </w:rPr>
        <w:t>LA CONTRATANTE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 la(s) prueba(s) que demuestren la existencia del hecho que se invoca. </w:t>
      </w:r>
    </w:p>
    <w:p w14:paraId="1FBEC8F9" w14:textId="77777777" w:rsidR="00677325" w:rsidRDefault="00677325" w:rsidP="00677325">
      <w:pPr>
        <w:spacing w:after="0"/>
        <w:ind w:left="1068"/>
        <w:jc w:val="both"/>
        <w:rPr>
          <w:rFonts w:ascii="Arial Narrow" w:hAnsi="Arial Narrow" w:cs="Arial"/>
          <w:sz w:val="24"/>
          <w:szCs w:val="24"/>
        </w:rPr>
      </w:pPr>
    </w:p>
    <w:p w14:paraId="7530C974" w14:textId="77777777" w:rsidR="00677325" w:rsidRPr="00A67C5C" w:rsidRDefault="00677325" w:rsidP="00677325">
      <w:pPr>
        <w:spacing w:after="0"/>
        <w:ind w:left="1068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>Para los efectos del presente Contrato, “caso fortuito” significa aquel acontecimiento que no ha podido preverse, o que previsto no ha podido evitarse, por ser extraño a la voluntad de las personas; en tanto que “</w:t>
      </w:r>
      <w:r w:rsidRPr="00A67C5C">
        <w:rPr>
          <w:rFonts w:ascii="Arial Narrow" w:hAnsi="Arial Narrow" w:cs="Arial"/>
          <w:sz w:val="24"/>
          <w:szCs w:val="24"/>
          <w:lang w:val="es-MX"/>
        </w:rPr>
        <w:t>fuerza mayor” significa cualquier evento o situación</w:t>
      </w:r>
      <w:r w:rsidRPr="00A67C5C">
        <w:rPr>
          <w:rFonts w:ascii="Arial Narrow" w:hAnsi="Arial Narrow" w:cs="Arial"/>
          <w:sz w:val="24"/>
          <w:szCs w:val="24"/>
        </w:rPr>
        <w:t xml:space="preserve"> que escapen al control de una Parte, imprevisible e inevitable, y sin que esté envuelta su negligencia o falta. Las causas de fuerza mayor o caso fortuito especificadas anteriormente no incluyen:</w:t>
      </w:r>
    </w:p>
    <w:p w14:paraId="6BAD4E8A" w14:textId="77777777" w:rsidR="00677325" w:rsidRPr="00A67C5C" w:rsidRDefault="00677325" w:rsidP="00677325">
      <w:pPr>
        <w:spacing w:after="0"/>
        <w:ind w:left="1068"/>
        <w:jc w:val="both"/>
        <w:rPr>
          <w:rFonts w:ascii="Arial Narrow" w:hAnsi="Arial Narrow" w:cs="Arial"/>
          <w:sz w:val="24"/>
          <w:szCs w:val="24"/>
        </w:rPr>
      </w:pPr>
    </w:p>
    <w:p w14:paraId="72AAF772" w14:textId="77777777" w:rsidR="00677325" w:rsidRPr="00A67C5C" w:rsidRDefault="00677325" w:rsidP="00677325">
      <w:pPr>
        <w:numPr>
          <w:ilvl w:val="0"/>
          <w:numId w:val="31"/>
        </w:numPr>
        <w:spacing w:after="0"/>
        <w:jc w:val="both"/>
        <w:rPr>
          <w:rFonts w:ascii="Arial Narrow" w:hAnsi="Arial Narrow" w:cs="Arial"/>
          <w:sz w:val="24"/>
          <w:szCs w:val="24"/>
          <w:lang w:val="es-CR"/>
        </w:rPr>
      </w:pPr>
      <w:r w:rsidRPr="00A67C5C">
        <w:rPr>
          <w:rFonts w:ascii="Arial Narrow" w:hAnsi="Arial Narrow" w:cs="Arial"/>
          <w:sz w:val="24"/>
          <w:szCs w:val="24"/>
          <w:lang w:val="es-CR"/>
        </w:rPr>
        <w:t xml:space="preserve">Cualquier evento causado por negligencia o acción intencional de </w:t>
      </w:r>
      <w:r w:rsidRPr="00A67C5C">
        <w:rPr>
          <w:rFonts w:ascii="Arial Narrow" w:hAnsi="Arial Narrow" w:cs="Arial"/>
          <w:b/>
          <w:sz w:val="24"/>
          <w:szCs w:val="24"/>
          <w:lang w:val="es-CR"/>
        </w:rPr>
        <w:t>EL CONSULTOR.</w:t>
      </w:r>
    </w:p>
    <w:p w14:paraId="23E3BF3C" w14:textId="77777777" w:rsidR="00677325" w:rsidRPr="00A67C5C" w:rsidRDefault="00677325" w:rsidP="00677325">
      <w:pPr>
        <w:numPr>
          <w:ilvl w:val="0"/>
          <w:numId w:val="31"/>
        </w:numPr>
        <w:spacing w:after="0"/>
        <w:jc w:val="both"/>
        <w:rPr>
          <w:rFonts w:ascii="Arial Narrow" w:hAnsi="Arial Narrow" w:cs="Arial"/>
          <w:sz w:val="24"/>
          <w:szCs w:val="24"/>
          <w:lang w:val="es-CR"/>
        </w:rPr>
      </w:pPr>
      <w:r w:rsidRPr="00A67C5C">
        <w:rPr>
          <w:rFonts w:ascii="Arial Narrow" w:hAnsi="Arial Narrow" w:cs="Arial"/>
          <w:sz w:val="24"/>
          <w:szCs w:val="24"/>
          <w:lang w:val="es-CR"/>
        </w:rPr>
        <w:t>Cualquier evento que una de las partes pudo haber tomado en cuenta al momento de la firma o de la ejecución de este Contrato para evitar incumplimiento de sus obligaciones.</w:t>
      </w:r>
    </w:p>
    <w:p w14:paraId="732C2D25" w14:textId="77777777" w:rsidR="00677325" w:rsidRPr="00677325" w:rsidRDefault="00677325" w:rsidP="00677325">
      <w:pPr>
        <w:numPr>
          <w:ilvl w:val="0"/>
          <w:numId w:val="31"/>
        </w:numPr>
        <w:spacing w:after="0"/>
        <w:jc w:val="both"/>
        <w:rPr>
          <w:rFonts w:ascii="Arial Narrow" w:hAnsi="Arial Narrow" w:cs="Arial"/>
          <w:b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  <w:lang w:val="es-CR"/>
        </w:rPr>
        <w:t>Insuficiencia de recursos o fallas en el cumplimiento de cualquier pago bajo este Contrato</w:t>
      </w:r>
      <w:r>
        <w:rPr>
          <w:rFonts w:ascii="Arial Narrow" w:hAnsi="Arial Narrow" w:cs="Arial"/>
          <w:sz w:val="24"/>
          <w:szCs w:val="24"/>
          <w:lang w:val="es-CR"/>
        </w:rPr>
        <w:t xml:space="preserve"> incluyendo, aunque sin limitarse a las condiciones climáticas, de suelos u otras características de los </w:t>
      </w:r>
      <w:r w:rsidRPr="000D6E84">
        <w:rPr>
          <w:rFonts w:ascii="Arial Narrow" w:hAnsi="Arial Narrow" w:cs="Arial"/>
          <w:sz w:val="24"/>
          <w:szCs w:val="24"/>
          <w:lang w:val="es-CR"/>
        </w:rPr>
        <w:t>lugares vinculados a la prestación de servicios, que al presentar su oferta y/o a la firma del presente contrato</w:t>
      </w:r>
      <w:r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Pr="004C71DC">
        <w:rPr>
          <w:rFonts w:ascii="Arial Narrow" w:hAnsi="Arial Narrow" w:cs="Arial"/>
          <w:b/>
          <w:bCs/>
          <w:sz w:val="24"/>
          <w:szCs w:val="24"/>
          <w:lang w:val="es-CR"/>
        </w:rPr>
        <w:t>EL CONSULTOR</w:t>
      </w:r>
      <w:r>
        <w:rPr>
          <w:rFonts w:ascii="Arial Narrow" w:hAnsi="Arial Narrow" w:cs="Arial"/>
          <w:sz w:val="24"/>
          <w:szCs w:val="24"/>
          <w:lang w:val="es-CR"/>
        </w:rPr>
        <w:t xml:space="preserve"> declara conocer a cabalidad y haber tomado en cuenta</w:t>
      </w:r>
      <w:r w:rsidRPr="00A67C5C">
        <w:rPr>
          <w:rFonts w:ascii="Arial Narrow" w:hAnsi="Arial Narrow" w:cs="Arial"/>
          <w:sz w:val="24"/>
          <w:szCs w:val="24"/>
          <w:lang w:val="es-CR"/>
        </w:rPr>
        <w:t>.</w:t>
      </w:r>
    </w:p>
    <w:p w14:paraId="00CCE82B" w14:textId="77777777" w:rsidR="00EC1EC9" w:rsidRDefault="00EC1EC9" w:rsidP="00EC1EC9">
      <w:pPr>
        <w:spacing w:after="0"/>
        <w:ind w:left="708"/>
        <w:jc w:val="both"/>
        <w:rPr>
          <w:rFonts w:ascii="Arial Narrow" w:hAnsi="Arial Narrow" w:cs="Arial"/>
          <w:sz w:val="24"/>
          <w:szCs w:val="24"/>
        </w:rPr>
      </w:pPr>
    </w:p>
    <w:p w14:paraId="4FF37989" w14:textId="77777777" w:rsidR="00677325" w:rsidRPr="00677325" w:rsidRDefault="00677325" w:rsidP="00EC1EC9">
      <w:pPr>
        <w:spacing w:after="0"/>
        <w:ind w:left="708"/>
        <w:jc w:val="both"/>
        <w:rPr>
          <w:rFonts w:ascii="Arial Narrow" w:hAnsi="Arial Narrow" w:cs="Arial"/>
          <w:b/>
          <w:sz w:val="24"/>
          <w:szCs w:val="24"/>
        </w:rPr>
      </w:pPr>
      <w:r w:rsidRPr="00677325">
        <w:rPr>
          <w:rFonts w:ascii="Arial Narrow" w:hAnsi="Arial Narrow" w:cs="Arial"/>
          <w:sz w:val="24"/>
          <w:szCs w:val="24"/>
          <w:lang w:eastAsia="es-PA"/>
        </w:rPr>
        <w:t xml:space="preserve">La suspensión podrá originarse, por decisión unilateral o propia de </w:t>
      </w:r>
      <w:r w:rsidRPr="0080726C">
        <w:rPr>
          <w:rFonts w:ascii="Arial Narrow" w:hAnsi="Arial Narrow" w:cs="Arial"/>
          <w:b/>
          <w:bCs/>
          <w:sz w:val="24"/>
          <w:szCs w:val="24"/>
          <w:lang w:eastAsia="es-PA"/>
        </w:rPr>
        <w:t>LA CONTRATANTE</w:t>
      </w:r>
      <w:r w:rsidRPr="00677325">
        <w:rPr>
          <w:rFonts w:ascii="Arial Narrow" w:hAnsi="Arial Narrow" w:cs="Arial"/>
          <w:sz w:val="24"/>
          <w:szCs w:val="24"/>
          <w:lang w:eastAsia="es-PA"/>
        </w:rPr>
        <w:t xml:space="preserve">, en cualquier momento, a su entera discreción sin que medie algún incumplimiento, o a solicitud de </w:t>
      </w:r>
      <w:r w:rsidRPr="0080726C">
        <w:rPr>
          <w:rFonts w:ascii="Arial Narrow" w:hAnsi="Arial Narrow" w:cs="Arial"/>
          <w:b/>
          <w:bCs/>
          <w:sz w:val="24"/>
          <w:szCs w:val="24"/>
          <w:lang w:eastAsia="es-PA"/>
        </w:rPr>
        <w:t>EL CONSULTOR</w:t>
      </w:r>
      <w:r w:rsidRPr="00677325">
        <w:rPr>
          <w:rFonts w:ascii="Arial Narrow" w:hAnsi="Arial Narrow" w:cs="Arial"/>
          <w:sz w:val="24"/>
          <w:szCs w:val="24"/>
          <w:lang w:eastAsia="es-PA"/>
        </w:rPr>
        <w:t xml:space="preserve">. Esta decisión no requerirá de causa justificada ni generará responsabilidad alguna para </w:t>
      </w:r>
      <w:r w:rsidRPr="0080726C">
        <w:rPr>
          <w:rFonts w:ascii="Arial Narrow" w:hAnsi="Arial Narrow" w:cs="Arial"/>
          <w:b/>
          <w:bCs/>
          <w:sz w:val="24"/>
          <w:szCs w:val="24"/>
          <w:lang w:eastAsia="es-PA"/>
        </w:rPr>
        <w:t>LA CONTRATANTE</w:t>
      </w:r>
      <w:r w:rsidRPr="00677325">
        <w:rPr>
          <w:rFonts w:ascii="Arial Narrow" w:hAnsi="Arial Narrow" w:cs="Arial"/>
          <w:sz w:val="24"/>
          <w:szCs w:val="24"/>
          <w:lang w:eastAsia="es-PA"/>
        </w:rPr>
        <w:t xml:space="preserve">. La suspensión o interrupción será comunicada a </w:t>
      </w:r>
      <w:r w:rsidRPr="0080726C">
        <w:rPr>
          <w:rFonts w:ascii="Arial Narrow" w:hAnsi="Arial Narrow" w:cs="Arial"/>
          <w:b/>
          <w:bCs/>
          <w:sz w:val="24"/>
          <w:szCs w:val="24"/>
          <w:lang w:eastAsia="es-PA"/>
        </w:rPr>
        <w:t>EL CONSULTOR</w:t>
      </w:r>
      <w:r w:rsidRPr="00677325">
        <w:rPr>
          <w:rFonts w:ascii="Arial Narrow" w:hAnsi="Arial Narrow" w:cs="Arial"/>
          <w:sz w:val="24"/>
          <w:szCs w:val="24"/>
          <w:lang w:eastAsia="es-PA"/>
        </w:rPr>
        <w:t xml:space="preserve"> por escrito, surtiendo efectos desde la fecha indicada en la notificación.</w:t>
      </w:r>
    </w:p>
    <w:p w14:paraId="4A8A5449" w14:textId="77777777" w:rsidR="00677325" w:rsidRPr="00A67C5C" w:rsidRDefault="00677325" w:rsidP="00677325">
      <w:pPr>
        <w:pStyle w:val="NormalWeb"/>
        <w:spacing w:line="300" w:lineRule="atLeast"/>
        <w:jc w:val="both"/>
        <w:rPr>
          <w:rFonts w:ascii="Arial Narrow" w:hAnsi="Arial Narrow" w:cs="Arial"/>
        </w:rPr>
      </w:pPr>
      <w:r w:rsidRPr="00A67C5C">
        <w:rPr>
          <w:rFonts w:ascii="Arial Narrow" w:hAnsi="Arial Narrow" w:cs="Arial"/>
        </w:rPr>
        <w:t xml:space="preserve">En todos los casos, la suspensión implicará la paralización de los plazos contractuales y de las obligaciones afectadas, sin que ello constituya incumplimiento ni habilite a </w:t>
      </w:r>
      <w:r w:rsidRPr="00A67C5C">
        <w:rPr>
          <w:rFonts w:ascii="Arial Narrow" w:hAnsi="Arial Narrow" w:cs="Arial"/>
          <w:b/>
          <w:bCs/>
        </w:rPr>
        <w:t>EL CONSULTOR</w:t>
      </w:r>
      <w:r w:rsidRPr="00A67C5C">
        <w:rPr>
          <w:rFonts w:ascii="Arial Narrow" w:hAnsi="Arial Narrow" w:cs="Arial"/>
        </w:rPr>
        <w:t xml:space="preserve"> a reclamar compensaciones, penalidades, indemnizaciones, gastos indirectos, lucro cesante o cualquier otro concepto.</w:t>
      </w:r>
    </w:p>
    <w:p w14:paraId="37D05FD1" w14:textId="77777777" w:rsidR="00677325" w:rsidRPr="00A67C5C" w:rsidRDefault="00677325" w:rsidP="00677325">
      <w:pPr>
        <w:pStyle w:val="NormalWeb"/>
        <w:spacing w:line="300" w:lineRule="atLeast"/>
        <w:jc w:val="both"/>
        <w:rPr>
          <w:rFonts w:ascii="Arial Narrow" w:hAnsi="Arial Narrow" w:cs="Arial"/>
        </w:rPr>
      </w:pPr>
      <w:r w:rsidRPr="00A67C5C">
        <w:rPr>
          <w:rFonts w:ascii="Arial Narrow" w:hAnsi="Arial Narrow" w:cs="Arial"/>
          <w:b/>
          <w:bCs/>
        </w:rPr>
        <w:t>LA CONTRATANTE</w:t>
      </w:r>
      <w:r w:rsidRPr="00A67C5C">
        <w:rPr>
          <w:rFonts w:ascii="Arial Narrow" w:hAnsi="Arial Narrow" w:cs="Arial"/>
        </w:rPr>
        <w:t xml:space="preserve"> determinará unilateralmente el alcance, duración y condiciones de la suspensión, así como la reanudación de la ejecución contractual, la cual será comunicada por escrito. En tanto no medie dicha comunicación por parte de </w:t>
      </w:r>
      <w:r w:rsidRPr="00A67C5C">
        <w:rPr>
          <w:rFonts w:ascii="Arial Narrow" w:hAnsi="Arial Narrow" w:cs="Arial"/>
          <w:b/>
          <w:bCs/>
        </w:rPr>
        <w:t>EL CONTRATANTE</w:t>
      </w:r>
      <w:r w:rsidRPr="00A67C5C">
        <w:rPr>
          <w:rFonts w:ascii="Arial Narrow" w:hAnsi="Arial Narrow" w:cs="Arial"/>
        </w:rPr>
        <w:t xml:space="preserve">, </w:t>
      </w:r>
      <w:r w:rsidRPr="00A67C5C">
        <w:rPr>
          <w:rFonts w:ascii="Arial Narrow" w:hAnsi="Arial Narrow" w:cs="Arial"/>
          <w:b/>
          <w:bCs/>
        </w:rPr>
        <w:t xml:space="preserve">EL CONSULTOR </w:t>
      </w:r>
      <w:r w:rsidRPr="00A67C5C">
        <w:rPr>
          <w:rFonts w:ascii="Arial Narrow" w:hAnsi="Arial Narrow" w:cs="Arial"/>
        </w:rPr>
        <w:t>no podrá reiniciar actividades ni exigir la reactivación del contrato.</w:t>
      </w:r>
    </w:p>
    <w:p w14:paraId="4FF8B2F6" w14:textId="77777777" w:rsidR="00677325" w:rsidRPr="00A67C5C" w:rsidRDefault="00677325" w:rsidP="00677325">
      <w:pPr>
        <w:pStyle w:val="NormalWeb"/>
        <w:spacing w:line="300" w:lineRule="atLeast"/>
        <w:jc w:val="both"/>
        <w:rPr>
          <w:rFonts w:ascii="Arial Narrow" w:hAnsi="Arial Narrow" w:cs="Arial"/>
        </w:rPr>
      </w:pPr>
      <w:r w:rsidRPr="00A67C5C">
        <w:rPr>
          <w:rFonts w:ascii="Arial Narrow" w:hAnsi="Arial Narrow" w:cs="Arial"/>
          <w:b/>
          <w:bCs/>
        </w:rPr>
        <w:t>LA CONTRATANTE</w:t>
      </w:r>
      <w:r w:rsidRPr="00A67C5C">
        <w:rPr>
          <w:rFonts w:ascii="Arial Narrow" w:hAnsi="Arial Narrow" w:cs="Arial"/>
        </w:rPr>
        <w:t xml:space="preserve"> no será responsable, en ningún caso, por daños directos, indirectos, consecuenciales, lucro cesante, pérdida de oportunidades, costos financieros ni cualquier otro perjuicio que pudiera alegar </w:t>
      </w:r>
      <w:r w:rsidRPr="00A67C5C">
        <w:rPr>
          <w:rFonts w:ascii="Arial Narrow" w:hAnsi="Arial Narrow" w:cs="Arial"/>
          <w:b/>
          <w:bCs/>
        </w:rPr>
        <w:t>EL CONSULTOR</w:t>
      </w:r>
      <w:r w:rsidRPr="00A67C5C">
        <w:rPr>
          <w:rFonts w:ascii="Arial Narrow" w:hAnsi="Arial Narrow" w:cs="Arial"/>
        </w:rPr>
        <w:t xml:space="preserve"> como consecuencia de la suspensión, interrupción o paralización del contrato, renunciando expresamente </w:t>
      </w:r>
      <w:r w:rsidRPr="00A67C5C">
        <w:rPr>
          <w:rFonts w:ascii="Arial Narrow" w:hAnsi="Arial Narrow" w:cs="Arial"/>
          <w:b/>
          <w:bCs/>
        </w:rPr>
        <w:t>EL CONSULTOR</w:t>
      </w:r>
      <w:r w:rsidRPr="00A67C5C">
        <w:rPr>
          <w:rFonts w:ascii="Arial Narrow" w:hAnsi="Arial Narrow" w:cs="Arial"/>
        </w:rPr>
        <w:t xml:space="preserve"> a formular cualquier reclamación presente o futura por dichos conceptos.</w:t>
      </w:r>
    </w:p>
    <w:p w14:paraId="12F65FA3" w14:textId="77777777" w:rsidR="00677325" w:rsidRPr="00CF00D9" w:rsidRDefault="00677325" w:rsidP="00677325">
      <w:pPr>
        <w:spacing w:after="0"/>
        <w:jc w:val="both"/>
        <w:rPr>
          <w:rFonts w:ascii="Arial Narrow" w:hAnsi="Arial Narrow" w:cs="Arial"/>
          <w:sz w:val="24"/>
          <w:szCs w:val="24"/>
          <w:lang w:val="es-CR"/>
        </w:rPr>
      </w:pPr>
      <w:r w:rsidRPr="00A67C5C">
        <w:rPr>
          <w:rFonts w:ascii="Arial Narrow" w:hAnsi="Arial Narrow" w:cs="Arial"/>
          <w:sz w:val="24"/>
          <w:szCs w:val="24"/>
          <w:lang w:val="es-CR"/>
        </w:rPr>
        <w:t xml:space="preserve">Se podrá reiniciar la ejecución del Contrato cuando </w:t>
      </w:r>
      <w:r w:rsidRPr="00A67C5C">
        <w:rPr>
          <w:rFonts w:ascii="Arial Narrow" w:hAnsi="Arial Narrow" w:cs="Arial"/>
          <w:b/>
          <w:bCs/>
          <w:sz w:val="24"/>
          <w:szCs w:val="24"/>
          <w:lang w:val="es-CR"/>
        </w:rPr>
        <w:t>LA CONTRATANTE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 considere que han desaparecido las causas que dieron origen a la suspensión. </w:t>
      </w:r>
      <w:r w:rsidRPr="00A67C5C">
        <w:rPr>
          <w:rFonts w:ascii="Arial Narrow" w:hAnsi="Arial Narrow" w:cs="Arial"/>
          <w:b/>
          <w:sz w:val="24"/>
          <w:szCs w:val="24"/>
          <w:lang w:val="es-CR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no indemnizará por los daños o perjuicios que sufra </w:t>
      </w:r>
      <w:r w:rsidRPr="00A67C5C">
        <w:rPr>
          <w:rFonts w:ascii="Arial Narrow" w:hAnsi="Arial Narrow" w:cs="Arial"/>
          <w:b/>
          <w:sz w:val="24"/>
          <w:szCs w:val="24"/>
          <w:lang w:val="es-CR"/>
        </w:rPr>
        <w:t>EL CONSULTOR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 como consecuencia </w:t>
      </w:r>
      <w:r w:rsidRPr="00CF00D9">
        <w:rPr>
          <w:rFonts w:ascii="Arial Narrow" w:hAnsi="Arial Narrow" w:cs="Arial"/>
          <w:sz w:val="24"/>
          <w:szCs w:val="24"/>
          <w:lang w:val="es-CR"/>
        </w:rPr>
        <w:t xml:space="preserve">de la suspensión unilateral, </w:t>
      </w:r>
      <w:r>
        <w:rPr>
          <w:rFonts w:ascii="Arial Narrow" w:hAnsi="Arial Narrow" w:cs="Arial"/>
          <w:sz w:val="24"/>
          <w:szCs w:val="24"/>
          <w:lang w:val="es-CR"/>
        </w:rPr>
        <w:t xml:space="preserve">o por </w:t>
      </w:r>
      <w:r w:rsidRPr="00CF00D9">
        <w:rPr>
          <w:rFonts w:ascii="Arial Narrow" w:hAnsi="Arial Narrow" w:cs="Arial"/>
          <w:sz w:val="24"/>
          <w:szCs w:val="24"/>
          <w:lang w:val="es-CR"/>
        </w:rPr>
        <w:t xml:space="preserve">caso fortuito o de fuerza mayor. </w:t>
      </w:r>
    </w:p>
    <w:p w14:paraId="10BFA2A5" w14:textId="77777777" w:rsidR="00677325" w:rsidRPr="00CF00D9" w:rsidRDefault="00677325" w:rsidP="00677325">
      <w:pPr>
        <w:spacing w:after="0"/>
        <w:jc w:val="both"/>
        <w:rPr>
          <w:rFonts w:ascii="Arial Narrow" w:hAnsi="Arial Narrow" w:cs="Arial"/>
          <w:sz w:val="24"/>
          <w:szCs w:val="24"/>
          <w:lang w:val="es-CR"/>
        </w:rPr>
      </w:pPr>
    </w:p>
    <w:p w14:paraId="22CF50C9" w14:textId="77777777" w:rsidR="00677325" w:rsidRDefault="00677325" w:rsidP="00677325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CF00D9">
        <w:rPr>
          <w:rFonts w:ascii="Arial Narrow" w:hAnsi="Arial Narrow" w:cs="Arial"/>
          <w:sz w:val="24"/>
          <w:szCs w:val="24"/>
          <w:lang w:val="es-CR"/>
        </w:rPr>
        <w:t>Del mismo modo,</w:t>
      </w:r>
      <w:r w:rsidRPr="00CF00D9">
        <w:rPr>
          <w:rFonts w:ascii="Arial Narrow" w:hAnsi="Arial Narrow" w:cs="Arial"/>
          <w:b/>
          <w:sz w:val="24"/>
          <w:szCs w:val="24"/>
          <w:lang w:val="es-CR"/>
        </w:rPr>
        <w:t xml:space="preserve"> LA CONTRATANTE </w:t>
      </w:r>
      <w:r w:rsidRPr="00CF00D9">
        <w:rPr>
          <w:rFonts w:ascii="Arial Narrow" w:hAnsi="Arial Narrow" w:cs="Arial"/>
          <w:sz w:val="24"/>
          <w:szCs w:val="24"/>
          <w:lang w:val="es-CR"/>
        </w:rPr>
        <w:t xml:space="preserve">se reserva el derecho y </w:t>
      </w:r>
      <w:r w:rsidRPr="00CF00D9">
        <w:rPr>
          <w:rFonts w:ascii="Arial Narrow" w:hAnsi="Arial Narrow" w:cs="Arial"/>
          <w:b/>
          <w:sz w:val="24"/>
          <w:szCs w:val="24"/>
          <w:lang w:val="es-CR"/>
        </w:rPr>
        <w:t>EL CONSULTOR</w:t>
      </w:r>
      <w:r w:rsidRPr="00CF00D9">
        <w:rPr>
          <w:rFonts w:ascii="Arial Narrow" w:hAnsi="Arial Narrow" w:cs="Arial"/>
          <w:sz w:val="24"/>
          <w:szCs w:val="24"/>
          <w:lang w:val="es-CR"/>
        </w:rPr>
        <w:t xml:space="preserve"> acepta, que </w:t>
      </w:r>
      <w:r w:rsidRPr="00BD7269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BD7269">
        <w:rPr>
          <w:rFonts w:ascii="Arial Narrow" w:hAnsi="Arial Narrow" w:cs="Arial"/>
          <w:sz w:val="24"/>
          <w:szCs w:val="24"/>
        </w:rPr>
        <w:t xml:space="preserve"> podrá, en cualquier momento y a su sola discreción, disponer que la suspensión tenga carácter definitivo, lo que implicará la terminación anticipada del contrato sin responsabilidad para </w:t>
      </w:r>
      <w:r w:rsidRPr="00BD7269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BD7269">
        <w:rPr>
          <w:rFonts w:ascii="Arial Narrow" w:hAnsi="Arial Narrow" w:cs="Arial"/>
          <w:sz w:val="24"/>
          <w:szCs w:val="24"/>
        </w:rPr>
        <w:t>.</w:t>
      </w:r>
    </w:p>
    <w:p w14:paraId="065AF562" w14:textId="77777777" w:rsidR="00677325" w:rsidRDefault="00677325" w:rsidP="00677325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14:paraId="6A845337" w14:textId="77777777" w:rsidR="00677325" w:rsidRPr="00FD6088" w:rsidRDefault="00677325" w:rsidP="00677325">
      <w:pPr>
        <w:spacing w:after="0"/>
        <w:jc w:val="both"/>
        <w:rPr>
          <w:rFonts w:ascii="Arial Narrow" w:hAnsi="Arial Narrow" w:cs="Arial"/>
          <w:sz w:val="24"/>
          <w:szCs w:val="24"/>
          <w:lang w:val="es-CR"/>
        </w:rPr>
      </w:pPr>
      <w:r w:rsidRPr="00CA2032">
        <w:rPr>
          <w:rFonts w:ascii="Arial Narrow" w:hAnsi="Arial Narrow" w:cs="Arial"/>
          <w:spacing w:val="-3"/>
          <w:sz w:val="24"/>
          <w:szCs w:val="24"/>
        </w:rPr>
        <w:t xml:space="preserve">En caso de que a </w:t>
      </w:r>
      <w:r w:rsidRPr="00CA2032">
        <w:rPr>
          <w:rFonts w:ascii="Arial Narrow" w:hAnsi="Arial Narrow" w:cs="Arial"/>
          <w:b/>
          <w:bCs/>
          <w:spacing w:val="-3"/>
          <w:sz w:val="24"/>
          <w:szCs w:val="24"/>
        </w:rPr>
        <w:t>LA CONTRANTANTE</w:t>
      </w:r>
      <w:r w:rsidRPr="00CA2032">
        <w:rPr>
          <w:rFonts w:ascii="Arial Narrow" w:hAnsi="Arial Narrow" w:cs="Arial"/>
          <w:spacing w:val="-3"/>
          <w:sz w:val="24"/>
          <w:szCs w:val="24"/>
        </w:rPr>
        <w:t xml:space="preserve"> le sea suspendido o finiquitado el Contrato que genera la fuente de fondos para la consultoría contratada, lo cual sería un impedimento para la continuación del presenta Contrato, </w:t>
      </w:r>
      <w:r w:rsidRPr="00677325">
        <w:rPr>
          <w:rFonts w:ascii="Arial Narrow" w:hAnsi="Arial Narrow" w:cs="Arial"/>
          <w:b/>
          <w:bCs/>
          <w:spacing w:val="-3"/>
          <w:sz w:val="24"/>
          <w:szCs w:val="24"/>
        </w:rPr>
        <w:t>LA CONTRATANTE</w:t>
      </w:r>
      <w:r w:rsidRPr="00CA2032">
        <w:rPr>
          <w:rFonts w:ascii="Arial Narrow" w:hAnsi="Arial Narrow" w:cs="Arial"/>
          <w:spacing w:val="-3"/>
          <w:sz w:val="24"/>
          <w:szCs w:val="24"/>
        </w:rPr>
        <w:t xml:space="preserve"> podrá suspender o finiquitar unilateralmente el presente contrato, sin que esta terminación de contrato con </w:t>
      </w:r>
      <w:r w:rsidRPr="00CA2032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 w:rsidRPr="00CA2032">
        <w:rPr>
          <w:rFonts w:ascii="Arial Narrow" w:hAnsi="Arial Narrow" w:cs="Arial"/>
          <w:spacing w:val="-3"/>
          <w:sz w:val="24"/>
          <w:szCs w:val="24"/>
        </w:rPr>
        <w:t xml:space="preserve"> genere algún tipo de reclamación y/o indemnización en favor de </w:t>
      </w:r>
      <w:r w:rsidRPr="00CA2032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 w:rsidRPr="00CA2032">
        <w:rPr>
          <w:rFonts w:ascii="Arial Narrow" w:hAnsi="Arial Narrow" w:cs="Arial"/>
          <w:spacing w:val="-3"/>
          <w:sz w:val="24"/>
          <w:szCs w:val="24"/>
        </w:rPr>
        <w:t xml:space="preserve">. </w:t>
      </w:r>
      <w:r w:rsidRPr="00CA2032">
        <w:rPr>
          <w:rFonts w:ascii="Arial Narrow" w:hAnsi="Arial Narrow" w:cs="Arial"/>
          <w:sz w:val="24"/>
          <w:szCs w:val="24"/>
        </w:rPr>
        <w:t xml:space="preserve">La suspensión o terminación será comunicada a </w:t>
      </w:r>
      <w:r w:rsidRPr="00CA2032">
        <w:rPr>
          <w:rFonts w:ascii="Arial Narrow" w:hAnsi="Arial Narrow" w:cs="Arial"/>
          <w:b/>
          <w:bCs/>
          <w:sz w:val="24"/>
          <w:szCs w:val="24"/>
        </w:rPr>
        <w:t>EL CONSULTOR</w:t>
      </w:r>
      <w:r w:rsidRPr="00CA2032">
        <w:rPr>
          <w:rFonts w:ascii="Arial Narrow" w:hAnsi="Arial Narrow" w:cs="Arial"/>
          <w:sz w:val="24"/>
          <w:szCs w:val="24"/>
        </w:rPr>
        <w:t xml:space="preserve"> por escrito, surtiendo efectos desde la fecha indicada en la notificación.</w:t>
      </w:r>
    </w:p>
    <w:p w14:paraId="71796208" w14:textId="77777777" w:rsidR="00677325" w:rsidRPr="00CF00D9" w:rsidRDefault="00677325" w:rsidP="00677325">
      <w:pPr>
        <w:pStyle w:val="NormalWeb"/>
        <w:spacing w:line="300" w:lineRule="atLeast"/>
        <w:jc w:val="both"/>
        <w:rPr>
          <w:rFonts w:ascii="Arial Narrow" w:hAnsi="Arial Narrow" w:cs="Arial"/>
        </w:rPr>
      </w:pPr>
      <w:r w:rsidRPr="00CF00D9">
        <w:rPr>
          <w:rFonts w:ascii="Arial Narrow" w:hAnsi="Arial Narrow" w:cs="Arial"/>
          <w:lang w:val="es-CR"/>
        </w:rPr>
        <w:t xml:space="preserve">En estos casos, </w:t>
      </w:r>
      <w:r w:rsidRPr="00CF00D9">
        <w:rPr>
          <w:rFonts w:ascii="Arial Narrow" w:hAnsi="Arial Narrow" w:cs="Arial"/>
          <w:b/>
          <w:lang w:val="es-CR"/>
        </w:rPr>
        <w:t xml:space="preserve">LA CONTRATANTE </w:t>
      </w:r>
      <w:r w:rsidRPr="00CF00D9">
        <w:rPr>
          <w:rFonts w:ascii="Arial Narrow" w:hAnsi="Arial Narrow" w:cs="Arial"/>
          <w:lang w:val="es-CR"/>
        </w:rPr>
        <w:t xml:space="preserve">determinará el estado de avance de productos y servicios, </w:t>
      </w:r>
      <w:r w:rsidRPr="00CF00D9">
        <w:rPr>
          <w:rFonts w:ascii="Arial Narrow" w:hAnsi="Arial Narrow" w:cs="Arial"/>
        </w:rPr>
        <w:t xml:space="preserve">reconocerá únicamente aquellos que hayan sido efectivamente ejecutados y recibidos a su entera satisfacción, sin que exista obligación de reconocer trabajos en proceso y/o gastos incurridos no aprobados. El pago que pudiera corresponder será determinado unilateralmente por </w:t>
      </w:r>
      <w:r w:rsidRPr="00CF00D9">
        <w:rPr>
          <w:rFonts w:ascii="Arial Narrow" w:hAnsi="Arial Narrow" w:cs="Arial"/>
          <w:b/>
          <w:bCs/>
        </w:rPr>
        <w:t xml:space="preserve">LA CONTRATANTE </w:t>
      </w:r>
      <w:r w:rsidRPr="00CF00D9">
        <w:rPr>
          <w:rFonts w:ascii="Arial Narrow" w:hAnsi="Arial Narrow" w:cs="Arial"/>
        </w:rPr>
        <w:t>dentro de un plazo de treinta (30) días hábiles</w:t>
      </w:r>
      <w:r>
        <w:rPr>
          <w:rFonts w:ascii="Arial Narrow" w:hAnsi="Arial Narrow" w:cs="Arial"/>
        </w:rPr>
        <w:t xml:space="preserve"> contados a partir de la comunicación por </w:t>
      </w:r>
      <w:r w:rsidRPr="00BD7269">
        <w:rPr>
          <w:rFonts w:ascii="Arial Narrow" w:hAnsi="Arial Narrow" w:cs="Arial"/>
          <w:b/>
          <w:bCs/>
        </w:rPr>
        <w:t>LA CONTRATANTE</w:t>
      </w:r>
      <w:r>
        <w:rPr>
          <w:rFonts w:ascii="Arial Narrow" w:hAnsi="Arial Narrow" w:cs="Arial"/>
        </w:rPr>
        <w:t xml:space="preserve"> a </w:t>
      </w:r>
      <w:r w:rsidRPr="00BD7269">
        <w:rPr>
          <w:rFonts w:ascii="Arial Narrow" w:hAnsi="Arial Narrow" w:cs="Arial"/>
          <w:b/>
          <w:bCs/>
        </w:rPr>
        <w:t>EL CONSULTOR</w:t>
      </w:r>
      <w:r>
        <w:rPr>
          <w:rFonts w:ascii="Arial Narrow" w:hAnsi="Arial Narrow" w:cs="Arial"/>
        </w:rPr>
        <w:t xml:space="preserve"> de la terminación anticipada</w:t>
      </w:r>
      <w:r w:rsidRPr="00CF00D9">
        <w:rPr>
          <w:rFonts w:ascii="Arial Narrow" w:hAnsi="Arial Narrow" w:cs="Arial"/>
        </w:rPr>
        <w:t xml:space="preserve">, y su aceptación por </w:t>
      </w:r>
      <w:r w:rsidRPr="00CF00D9">
        <w:rPr>
          <w:rFonts w:ascii="Arial Narrow" w:hAnsi="Arial Narrow" w:cs="Arial"/>
          <w:b/>
          <w:bCs/>
        </w:rPr>
        <w:t>EL CONSULTOR</w:t>
      </w:r>
      <w:r w:rsidRPr="00CF00D9">
        <w:rPr>
          <w:rFonts w:ascii="Arial Narrow" w:hAnsi="Arial Narrow" w:cs="Arial"/>
        </w:rPr>
        <w:t xml:space="preserve"> implicará la renuncia expresa a cualquier reclamación adicional.</w:t>
      </w:r>
    </w:p>
    <w:p w14:paraId="58B2D32D" w14:textId="77777777" w:rsidR="00677325" w:rsidRPr="00A67C5C" w:rsidRDefault="00677325" w:rsidP="00677325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VIGÉSIMA </w:t>
      </w:r>
      <w:r>
        <w:rPr>
          <w:rFonts w:ascii="Arial Narrow" w:hAnsi="Arial Narrow" w:cs="Arial"/>
          <w:b/>
          <w:sz w:val="24"/>
          <w:szCs w:val="24"/>
        </w:rPr>
        <w:t>PRIMERA</w:t>
      </w:r>
      <w:r w:rsidRPr="00A67C5C">
        <w:rPr>
          <w:rFonts w:ascii="Arial Narrow" w:hAnsi="Arial Narrow" w:cs="Arial"/>
          <w:b/>
          <w:sz w:val="24"/>
          <w:szCs w:val="24"/>
        </w:rPr>
        <w:t xml:space="preserve">. - TERMINACIÓN ANTICIPADA: </w:t>
      </w:r>
      <w:r w:rsidRPr="00A67C5C">
        <w:rPr>
          <w:rFonts w:ascii="Arial Narrow" w:hAnsi="Arial Narrow" w:cs="Arial"/>
          <w:sz w:val="24"/>
          <w:szCs w:val="24"/>
        </w:rPr>
        <w:t>El presente Contrato podrá darse por terminado por cualquiera de las partes, en los siguientes casos:</w:t>
      </w:r>
    </w:p>
    <w:p w14:paraId="5F5C525E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>Cabal cumplimiento de las obligaciones contractuales objeto del presente Contrato.</w:t>
      </w:r>
    </w:p>
    <w:p w14:paraId="73D0C500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Mutuo acuerdo entre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pacing w:val="-3"/>
          <w:sz w:val="24"/>
          <w:szCs w:val="24"/>
        </w:rPr>
        <w:t>.</w:t>
      </w:r>
    </w:p>
    <w:p w14:paraId="2B227D93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>D</w:t>
      </w:r>
      <w:proofErr w:type="spellStart"/>
      <w:r w:rsidRPr="00A67C5C">
        <w:rPr>
          <w:rFonts w:ascii="Arial Narrow" w:hAnsi="Arial Narrow" w:cs="Arial"/>
          <w:spacing w:val="-3"/>
          <w:sz w:val="24"/>
          <w:szCs w:val="24"/>
          <w:lang w:val="es-PA"/>
        </w:rPr>
        <w:t>esaparición</w:t>
      </w:r>
      <w:proofErr w:type="spellEnd"/>
      <w:r w:rsidRPr="00A67C5C">
        <w:rPr>
          <w:rFonts w:ascii="Arial Narrow" w:hAnsi="Arial Narrow" w:cs="Arial"/>
          <w:spacing w:val="-3"/>
          <w:sz w:val="24"/>
          <w:szCs w:val="24"/>
          <w:lang w:val="es-PA"/>
        </w:rPr>
        <w:t xml:space="preserve"> </w:t>
      </w:r>
      <w:bookmarkStart w:id="115" w:name="_Hlk95293758"/>
      <w:r w:rsidRPr="00A67C5C">
        <w:rPr>
          <w:rFonts w:ascii="Arial Narrow" w:hAnsi="Arial Narrow" w:cs="Arial"/>
          <w:spacing w:val="-3"/>
          <w:sz w:val="24"/>
          <w:szCs w:val="24"/>
          <w:lang w:val="es-PA"/>
        </w:rPr>
        <w:t xml:space="preserve">física de </w:t>
      </w:r>
      <w:r w:rsidRPr="00A67C5C">
        <w:rPr>
          <w:rFonts w:ascii="Arial Narrow" w:hAnsi="Arial Narrow" w:cs="Arial"/>
          <w:b/>
          <w:spacing w:val="-3"/>
          <w:sz w:val="24"/>
          <w:szCs w:val="24"/>
          <w:lang w:val="es-PA"/>
        </w:rPr>
        <w:t>EL CONSULTOR</w:t>
      </w:r>
      <w:r w:rsidRPr="00A67C5C">
        <w:rPr>
          <w:rFonts w:ascii="Arial Narrow" w:hAnsi="Arial Narrow" w:cs="Arial"/>
          <w:spacing w:val="-3"/>
          <w:sz w:val="24"/>
          <w:szCs w:val="24"/>
          <w:lang w:val="es-PA"/>
        </w:rPr>
        <w:t xml:space="preserve"> o imposibilidad para prestar el servicio</w:t>
      </w:r>
      <w:bookmarkEnd w:id="115"/>
      <w:r w:rsidRPr="00A67C5C">
        <w:rPr>
          <w:rFonts w:ascii="Arial Narrow" w:hAnsi="Arial Narrow" w:cs="Arial"/>
          <w:spacing w:val="-3"/>
          <w:sz w:val="24"/>
          <w:szCs w:val="24"/>
          <w:lang w:val="es-PA"/>
        </w:rPr>
        <w:t>.</w:t>
      </w:r>
    </w:p>
    <w:p w14:paraId="65382B85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Incumplimiento injustificado de las obligaciones por alguna de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>.</w:t>
      </w:r>
    </w:p>
    <w:p w14:paraId="36EA7338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Reincidencia en la presentación extemporánea de cualquier informe contemplado en el presente Contrato por </w:t>
      </w:r>
      <w:r w:rsidRPr="00A67C5C">
        <w:rPr>
          <w:rFonts w:ascii="Arial Narrow" w:hAnsi="Arial Narrow" w:cs="Arial"/>
          <w:b/>
          <w:bCs/>
          <w:sz w:val="24"/>
          <w:szCs w:val="24"/>
        </w:rPr>
        <w:t>EL CONSULTOR.</w:t>
      </w:r>
      <w:r w:rsidRPr="00A67C5C">
        <w:rPr>
          <w:rFonts w:ascii="Arial Narrow" w:hAnsi="Arial Narrow" w:cs="Arial"/>
          <w:sz w:val="24"/>
          <w:szCs w:val="24"/>
        </w:rPr>
        <w:t xml:space="preserve"> Se considerará reincidente dos (2) informes acumulativos.</w:t>
      </w:r>
    </w:p>
    <w:p w14:paraId="5B530661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>Declaración de Terminación Unilateral, de acuerdo con la Cláusula Vigésima Segunda del presente Contrato.</w:t>
      </w:r>
    </w:p>
    <w:p w14:paraId="1B28ABAE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 xml:space="preserve">Vencimiento del término fijado para su ejecución, sin previa solicitud de prórroga del plazo. </w:t>
      </w:r>
    </w:p>
    <w:p w14:paraId="024EF008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>Fuerza mayor o caso fortuito que imposibilite la reanudación de actividades.</w:t>
      </w:r>
    </w:p>
    <w:p w14:paraId="295B10C4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 xml:space="preserve">Hacer caso omiso de los requerimientos técnicos o cambios sugeridos por </w:t>
      </w:r>
      <w:r w:rsidRPr="00A67C5C">
        <w:rPr>
          <w:rFonts w:ascii="Arial Narrow" w:hAnsi="Arial Narrow" w:cs="Arial"/>
          <w:b/>
          <w:bCs/>
          <w:spacing w:val="-3"/>
          <w:sz w:val="24"/>
          <w:szCs w:val="24"/>
        </w:rPr>
        <w:t>LA CONTRATANTE.</w:t>
      </w:r>
    </w:p>
    <w:p w14:paraId="259EE8FA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 xml:space="preserve">Comprobarse, por parte de </w:t>
      </w:r>
      <w:r w:rsidRPr="00A67C5C">
        <w:rPr>
          <w:rFonts w:ascii="Arial Narrow" w:hAnsi="Arial Narrow" w:cs="Arial"/>
          <w:b/>
          <w:bCs/>
          <w:spacing w:val="-3"/>
          <w:sz w:val="24"/>
          <w:szCs w:val="24"/>
        </w:rPr>
        <w:t>EL CONSULTOR,</w:t>
      </w:r>
      <w:r w:rsidRPr="00A67C5C">
        <w:rPr>
          <w:rFonts w:ascii="Arial Narrow" w:hAnsi="Arial Narrow" w:cs="Arial"/>
          <w:spacing w:val="-3"/>
          <w:sz w:val="24"/>
          <w:szCs w:val="24"/>
        </w:rPr>
        <w:t xml:space="preserve"> irregularidades en el desarrollo de </w:t>
      </w:r>
      <w:r w:rsidRPr="00A67C5C">
        <w:rPr>
          <w:rFonts w:ascii="Arial Narrow" w:hAnsi="Arial Narrow" w:cs="Arial"/>
          <w:b/>
          <w:bCs/>
          <w:spacing w:val="-3"/>
          <w:sz w:val="24"/>
          <w:szCs w:val="24"/>
        </w:rPr>
        <w:t>LOS SERVICIOS</w:t>
      </w:r>
      <w:r w:rsidRPr="00A67C5C">
        <w:rPr>
          <w:rFonts w:ascii="Arial Narrow" w:hAnsi="Arial Narrow" w:cs="Arial"/>
          <w:spacing w:val="-3"/>
          <w:sz w:val="24"/>
          <w:szCs w:val="24"/>
        </w:rPr>
        <w:t xml:space="preserve"> y/o deficiencias, de carácter administrativo, metodológico o plagio en la ejecución de los servicios prestados.  </w:t>
      </w:r>
    </w:p>
    <w:p w14:paraId="5C5C8B05" w14:textId="77777777" w:rsidR="00677325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 xml:space="preserve">Falsa información presentada en la propuesta de </w:t>
      </w:r>
      <w:r w:rsidRPr="00A67C5C">
        <w:rPr>
          <w:rFonts w:ascii="Arial Narrow" w:hAnsi="Arial Narrow" w:cs="Arial"/>
          <w:b/>
          <w:bCs/>
          <w:spacing w:val="-3"/>
          <w:sz w:val="24"/>
          <w:szCs w:val="24"/>
        </w:rPr>
        <w:t xml:space="preserve">EL CONSULTOR </w:t>
      </w:r>
      <w:r w:rsidRPr="00A67C5C">
        <w:rPr>
          <w:rFonts w:ascii="Arial Narrow" w:hAnsi="Arial Narrow" w:cs="Arial"/>
          <w:spacing w:val="-3"/>
          <w:sz w:val="24"/>
          <w:szCs w:val="24"/>
        </w:rPr>
        <w:t xml:space="preserve">durante el proceso de selección. </w:t>
      </w:r>
    </w:p>
    <w:p w14:paraId="654E349A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>
        <w:rPr>
          <w:rFonts w:ascii="Arial Narrow" w:hAnsi="Arial Narrow" w:cs="Arial"/>
          <w:spacing w:val="-3"/>
          <w:sz w:val="24"/>
          <w:szCs w:val="24"/>
        </w:rPr>
        <w:t xml:space="preserve">En caso de que a </w:t>
      </w:r>
      <w:r w:rsidRPr="00BD7269">
        <w:rPr>
          <w:rFonts w:ascii="Arial Narrow" w:hAnsi="Arial Narrow" w:cs="Arial"/>
          <w:b/>
          <w:bCs/>
          <w:spacing w:val="-3"/>
          <w:sz w:val="24"/>
          <w:szCs w:val="24"/>
        </w:rPr>
        <w:t>LA CONTRANTANTE</w:t>
      </w:r>
      <w:r>
        <w:rPr>
          <w:rFonts w:ascii="Arial Narrow" w:hAnsi="Arial Narrow" w:cs="Arial"/>
          <w:spacing w:val="-3"/>
          <w:sz w:val="24"/>
          <w:szCs w:val="24"/>
        </w:rPr>
        <w:t xml:space="preserve"> le sea suspendida o finiquitada el Contrato que genera la fuente de fondos para la consultoría contratada, lo cual sería un impedimento para la continuación del presenta Contrato, </w:t>
      </w:r>
      <w:r w:rsidRPr="00FD6088">
        <w:rPr>
          <w:rFonts w:ascii="Arial Narrow" w:hAnsi="Arial Narrow" w:cs="Arial"/>
          <w:b/>
          <w:bCs/>
          <w:spacing w:val="-3"/>
          <w:sz w:val="24"/>
          <w:szCs w:val="24"/>
        </w:rPr>
        <w:t>LA CONTRATANTE</w:t>
      </w:r>
      <w:r>
        <w:rPr>
          <w:rFonts w:ascii="Arial Narrow" w:hAnsi="Arial Narrow" w:cs="Arial"/>
          <w:spacing w:val="-3"/>
          <w:sz w:val="24"/>
          <w:szCs w:val="24"/>
        </w:rPr>
        <w:t xml:space="preserve"> podrá suspender o finiquitar unilateralmente el presente contrato, y sin que esta terminación de contrato con </w:t>
      </w:r>
      <w:r w:rsidRPr="00BD7269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>
        <w:rPr>
          <w:rFonts w:ascii="Arial Narrow" w:hAnsi="Arial Narrow" w:cs="Arial"/>
          <w:spacing w:val="-3"/>
          <w:sz w:val="24"/>
          <w:szCs w:val="24"/>
        </w:rPr>
        <w:t xml:space="preserve"> genere algún tipo de reclamación y/o indemnización en favor de </w:t>
      </w:r>
      <w:r w:rsidRPr="00BD7269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>
        <w:rPr>
          <w:rFonts w:ascii="Arial Narrow" w:hAnsi="Arial Narrow" w:cs="Arial"/>
          <w:spacing w:val="-3"/>
          <w:sz w:val="24"/>
          <w:szCs w:val="24"/>
        </w:rPr>
        <w:t xml:space="preserve">. </w:t>
      </w:r>
    </w:p>
    <w:p w14:paraId="0444E678" w14:textId="77777777" w:rsidR="00677325" w:rsidRPr="00A67C5C" w:rsidRDefault="00677325" w:rsidP="00677325">
      <w:pPr>
        <w:pStyle w:val="Textoindependiente"/>
        <w:numPr>
          <w:ilvl w:val="0"/>
          <w:numId w:val="10"/>
        </w:numPr>
        <w:spacing w:after="0" w:line="276" w:lineRule="auto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spacing w:val="-3"/>
          <w:sz w:val="24"/>
          <w:szCs w:val="24"/>
        </w:rPr>
        <w:t>Incurrir en alguna de las causales especiales establecidas en el presente Contrato.</w:t>
      </w:r>
    </w:p>
    <w:p w14:paraId="624A39FF" w14:textId="77777777" w:rsidR="00677325" w:rsidRPr="00A67C5C" w:rsidRDefault="00677325" w:rsidP="00677325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</w:p>
    <w:p w14:paraId="549FD283" w14:textId="77777777" w:rsidR="00677325" w:rsidRPr="00A67C5C" w:rsidRDefault="00677325" w:rsidP="00677325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En estos casos si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 xml:space="preserve">rescindirá el presente Contrato sólo le adeudará a </w:t>
      </w:r>
      <w:r w:rsidRPr="00A67C5C">
        <w:rPr>
          <w:rFonts w:ascii="Arial Narrow" w:hAnsi="Arial Narrow" w:cs="Arial"/>
          <w:b/>
          <w:bCs/>
          <w:spacing w:val="-3"/>
          <w:sz w:val="24"/>
          <w:szCs w:val="24"/>
        </w:rPr>
        <w:t xml:space="preserve">EL CONSULTOR </w:t>
      </w:r>
      <w:r w:rsidRPr="00A67C5C">
        <w:rPr>
          <w:rFonts w:ascii="Arial Narrow" w:hAnsi="Arial Narrow" w:cs="Arial"/>
          <w:sz w:val="24"/>
          <w:szCs w:val="24"/>
        </w:rPr>
        <w:t xml:space="preserve">el costo proporcional a los productos suministrados hasta esa fecha. De no llegar </w:t>
      </w:r>
      <w:r w:rsidRPr="00A67C5C">
        <w:rPr>
          <w:rFonts w:ascii="Arial Narrow" w:hAnsi="Arial Narrow" w:cs="Arial"/>
          <w:b/>
          <w:bCs/>
          <w:sz w:val="24"/>
          <w:szCs w:val="24"/>
        </w:rPr>
        <w:t>LAS PARTES</w:t>
      </w:r>
      <w:r w:rsidRPr="00A67C5C">
        <w:rPr>
          <w:rFonts w:ascii="Arial Narrow" w:hAnsi="Arial Narrow" w:cs="Arial"/>
          <w:sz w:val="24"/>
          <w:szCs w:val="24"/>
        </w:rPr>
        <w:t xml:space="preserve"> a un entendimiento en cuanto al costo de los productos por </w:t>
      </w:r>
      <w:r w:rsidRPr="00A67C5C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 w:rsidRPr="00A67C5C">
        <w:rPr>
          <w:rFonts w:ascii="Arial Narrow" w:hAnsi="Arial Narrow" w:cs="Arial"/>
          <w:sz w:val="24"/>
          <w:szCs w:val="24"/>
        </w:rPr>
        <w:t xml:space="preserve">, será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>la que, mediante sus técnicos o profesionales, evaluará y determinará la cuantía de los servicios prestados a esa fecha.</w:t>
      </w:r>
    </w:p>
    <w:p w14:paraId="125BD47E" w14:textId="77777777" w:rsidR="00677325" w:rsidRPr="00A67C5C" w:rsidRDefault="00677325" w:rsidP="00677325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</w:p>
    <w:p w14:paraId="67F3A4A3" w14:textId="77777777" w:rsidR="00677325" w:rsidRDefault="00677325" w:rsidP="00677325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sz w:val="24"/>
          <w:szCs w:val="24"/>
        </w:rPr>
        <w:t xml:space="preserve">La intención de </w:t>
      </w:r>
      <w:r w:rsidRPr="0057397B">
        <w:rPr>
          <w:rFonts w:ascii="Arial Narrow" w:hAnsi="Arial Narrow" w:cs="Arial"/>
          <w:b/>
          <w:bCs/>
          <w:sz w:val="24"/>
          <w:szCs w:val="24"/>
        </w:rPr>
        <w:t>terminación antic</w:t>
      </w:r>
      <w:r w:rsidRPr="00A67C5C">
        <w:rPr>
          <w:rFonts w:ascii="Arial Narrow" w:hAnsi="Arial Narrow" w:cs="Arial"/>
          <w:sz w:val="24"/>
          <w:szCs w:val="24"/>
        </w:rPr>
        <w:t xml:space="preserve">ipada debe ser notificada a la otra parte mediante documento escrito con treinta (30) días calendario de anticipación a la fecha en que se dará término al contrato. </w:t>
      </w:r>
      <w:bookmarkStart w:id="116" w:name="_Hlk95294425"/>
    </w:p>
    <w:p w14:paraId="08FFEA45" w14:textId="77777777" w:rsidR="00677325" w:rsidRDefault="00677325" w:rsidP="00677325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</w:p>
    <w:p w14:paraId="5CCAFF81" w14:textId="77777777" w:rsidR="00677325" w:rsidRPr="0057397B" w:rsidRDefault="00677325" w:rsidP="00677325">
      <w:pPr>
        <w:pStyle w:val="Textoindependiente"/>
        <w:spacing w:after="0" w:line="276" w:lineRule="auto"/>
        <w:ind w:left="0" w:firstLine="0"/>
        <w:rPr>
          <w:rFonts w:ascii="Arial Narrow" w:hAnsi="Arial Narrow" w:cs="Arial"/>
          <w:sz w:val="24"/>
          <w:szCs w:val="24"/>
        </w:rPr>
      </w:pPr>
      <w:r w:rsidRPr="00CA2032">
        <w:rPr>
          <w:rFonts w:ascii="Arial Narrow" w:hAnsi="Arial Narrow" w:cs="Arial"/>
          <w:b/>
          <w:sz w:val="24"/>
          <w:szCs w:val="24"/>
        </w:rPr>
        <w:t xml:space="preserve">VIGÉSIMA SEGUNDA. - </w:t>
      </w:r>
      <w:bookmarkEnd w:id="116"/>
      <w:r w:rsidRPr="00CA2032">
        <w:rPr>
          <w:rFonts w:ascii="Arial Narrow" w:hAnsi="Arial Narrow" w:cs="Arial"/>
          <w:b/>
          <w:spacing w:val="-3"/>
          <w:sz w:val="24"/>
          <w:szCs w:val="24"/>
        </w:rPr>
        <w:t xml:space="preserve">TERMINACIÓN UNILATERAL DEL CONTRATO: </w:t>
      </w:r>
      <w:r w:rsidRPr="00CA2032">
        <w:rPr>
          <w:rFonts w:ascii="Arial Narrow" w:hAnsi="Arial Narrow" w:cs="Arial"/>
          <w:b/>
          <w:sz w:val="24"/>
          <w:szCs w:val="24"/>
        </w:rPr>
        <w:t>LA CONTRATANTE</w:t>
      </w:r>
      <w:r w:rsidRPr="00CA2032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Pr="00CA2032">
        <w:rPr>
          <w:rFonts w:ascii="Arial Narrow" w:hAnsi="Arial Narrow" w:cs="Arial"/>
          <w:sz w:val="24"/>
          <w:szCs w:val="24"/>
        </w:rPr>
        <w:t>se reserva el</w:t>
      </w:r>
      <w:r w:rsidRPr="00CA2032">
        <w:rPr>
          <w:rFonts w:ascii="Arial Narrow" w:hAnsi="Arial Narrow" w:cs="Arial"/>
          <w:b/>
          <w:bCs/>
          <w:sz w:val="24"/>
          <w:szCs w:val="24"/>
        </w:rPr>
        <w:t xml:space="preserve"> </w:t>
      </w:r>
      <w:r w:rsidRPr="0057397B">
        <w:rPr>
          <w:rFonts w:ascii="Arial Narrow" w:hAnsi="Arial Narrow" w:cs="Arial"/>
          <w:sz w:val="24"/>
          <w:szCs w:val="24"/>
        </w:rPr>
        <w:t>derecho de dar por terminado</w:t>
      </w:r>
      <w:r>
        <w:rPr>
          <w:rFonts w:ascii="Arial Narrow" w:hAnsi="Arial Narrow" w:cs="Arial"/>
          <w:sz w:val="24"/>
          <w:szCs w:val="24"/>
        </w:rPr>
        <w:t xml:space="preserve"> en cualquier momento</w:t>
      </w:r>
      <w:r w:rsidRPr="0057397B">
        <w:rPr>
          <w:rFonts w:ascii="Arial Narrow" w:hAnsi="Arial Narrow" w:cs="Arial"/>
          <w:sz w:val="24"/>
          <w:szCs w:val="24"/>
        </w:rPr>
        <w:t xml:space="preserve"> el presente contrato de manera unilateral, en los siguientes casos:</w:t>
      </w:r>
    </w:p>
    <w:p w14:paraId="72B8D8AB" w14:textId="77777777" w:rsidR="00677325" w:rsidRDefault="00677325" w:rsidP="00677325">
      <w:pPr>
        <w:pStyle w:val="Textoindependiente"/>
        <w:numPr>
          <w:ilvl w:val="0"/>
          <w:numId w:val="37"/>
        </w:numPr>
        <w:spacing w:after="0" w:line="300" w:lineRule="atLeast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P</w:t>
      </w:r>
      <w:r w:rsidRPr="00CA2032">
        <w:rPr>
          <w:rFonts w:ascii="Arial Narrow" w:hAnsi="Arial Narrow" w:cs="Arial"/>
          <w:sz w:val="24"/>
          <w:szCs w:val="24"/>
        </w:rPr>
        <w:t xml:space="preserve">or decisión propia de </w:t>
      </w:r>
      <w:r w:rsidRPr="00CA2032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CA2032">
        <w:rPr>
          <w:rFonts w:ascii="Arial Narrow" w:hAnsi="Arial Narrow" w:cs="Arial"/>
          <w:sz w:val="24"/>
          <w:szCs w:val="24"/>
        </w:rPr>
        <w:t xml:space="preserve"> sin que medie algún incumplimiento o causa de fuerza mayor, solo bastando la notificación por escrito por parte de </w:t>
      </w:r>
      <w:r w:rsidRPr="00CA2032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CA2032">
        <w:rPr>
          <w:rFonts w:ascii="Arial Narrow" w:hAnsi="Arial Narrow" w:cs="Arial"/>
          <w:sz w:val="24"/>
          <w:szCs w:val="24"/>
        </w:rPr>
        <w:t xml:space="preserve">, y suscribiendo el respectivo Finiquito de terminación contractual. </w:t>
      </w:r>
    </w:p>
    <w:p w14:paraId="385D0C09" w14:textId="77777777" w:rsidR="00677325" w:rsidRPr="00CA2032" w:rsidRDefault="00677325" w:rsidP="00677325">
      <w:pPr>
        <w:pStyle w:val="Textoindependiente"/>
        <w:numPr>
          <w:ilvl w:val="0"/>
          <w:numId w:val="37"/>
        </w:numPr>
        <w:spacing w:after="0" w:line="300" w:lineRule="atLeast"/>
        <w:rPr>
          <w:rFonts w:ascii="Arial Narrow" w:hAnsi="Arial Narrow" w:cs="Arial"/>
          <w:b/>
          <w:bCs/>
          <w:sz w:val="24"/>
          <w:szCs w:val="24"/>
        </w:rPr>
      </w:pPr>
      <w:r w:rsidRPr="00CA2032">
        <w:rPr>
          <w:rFonts w:ascii="Arial Narrow" w:hAnsi="Arial Narrow" w:cs="Arial"/>
          <w:sz w:val="24"/>
          <w:szCs w:val="24"/>
        </w:rPr>
        <w:t xml:space="preserve">Como consecuencia del incumplimiento por parte de </w:t>
      </w:r>
      <w:r w:rsidRPr="00CA2032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 w:rsidRPr="00CA2032">
        <w:rPr>
          <w:rFonts w:ascii="Arial Narrow" w:hAnsi="Arial Narrow" w:cs="Arial"/>
          <w:sz w:val="24"/>
          <w:szCs w:val="24"/>
        </w:rPr>
        <w:t xml:space="preserve"> de cualquiera de las obligaciones establecidas en el presente contrato, sin que ello genere responsabilidad alguna para </w:t>
      </w:r>
      <w:r w:rsidRPr="00CA2032">
        <w:rPr>
          <w:rFonts w:ascii="Arial Narrow" w:hAnsi="Arial Narrow" w:cs="Arial"/>
          <w:b/>
          <w:bCs/>
          <w:sz w:val="24"/>
          <w:szCs w:val="24"/>
        </w:rPr>
        <w:t>LA CONTRATANTE.</w:t>
      </w:r>
    </w:p>
    <w:p w14:paraId="64A38F1B" w14:textId="77777777" w:rsidR="00677325" w:rsidRPr="00CA2032" w:rsidRDefault="00677325" w:rsidP="00677325">
      <w:pPr>
        <w:pStyle w:val="Textoindependiente"/>
        <w:numPr>
          <w:ilvl w:val="0"/>
          <w:numId w:val="37"/>
        </w:numPr>
        <w:spacing w:after="0" w:line="300" w:lineRule="atLeast"/>
        <w:rPr>
          <w:rFonts w:ascii="Arial Narrow" w:hAnsi="Arial Narrow" w:cs="Arial"/>
          <w:sz w:val="24"/>
          <w:szCs w:val="24"/>
        </w:rPr>
      </w:pPr>
      <w:r w:rsidRPr="00CA2032">
        <w:rPr>
          <w:rFonts w:ascii="Arial Narrow" w:hAnsi="Arial Narrow" w:cs="Arial"/>
          <w:sz w:val="24"/>
          <w:szCs w:val="24"/>
        </w:rPr>
        <w:t xml:space="preserve">Si comprueba indicios de que </w:t>
      </w:r>
      <w:r w:rsidRPr="00CA2032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 w:rsidRPr="00CA2032">
        <w:rPr>
          <w:rFonts w:ascii="Arial Narrow" w:hAnsi="Arial Narrow" w:cs="Arial"/>
          <w:sz w:val="24"/>
          <w:szCs w:val="24"/>
        </w:rPr>
        <w:t xml:space="preserve"> ha incurrido en prácticas corruptivas, quedando este sujeto a la condición de “No Elegible”, de manera temporal o permanente, para la adjudicación de futuros contratos en el ámbito de </w:t>
      </w:r>
      <w:r w:rsidRPr="00CA2032">
        <w:rPr>
          <w:rFonts w:ascii="Arial Narrow" w:hAnsi="Arial Narrow" w:cs="Arial"/>
          <w:b/>
          <w:bCs/>
          <w:sz w:val="24"/>
          <w:szCs w:val="24"/>
        </w:rPr>
        <w:t xml:space="preserve">LA CONTRATANTE. </w:t>
      </w:r>
      <w:r w:rsidRPr="00CA2032">
        <w:rPr>
          <w:rFonts w:ascii="Arial Narrow" w:hAnsi="Arial Narrow" w:cs="Arial"/>
          <w:sz w:val="24"/>
          <w:szCs w:val="24"/>
        </w:rPr>
        <w:t>Se considerarán prácticas corruptivas, de manera enunciativa y no limitativa, las siguientes:</w:t>
      </w:r>
    </w:p>
    <w:p w14:paraId="71B5F6D7" w14:textId="77777777" w:rsidR="00677325" w:rsidRPr="00CA2032" w:rsidRDefault="00677325" w:rsidP="00677325">
      <w:pPr>
        <w:pStyle w:val="NormalWeb"/>
        <w:numPr>
          <w:ilvl w:val="0"/>
          <w:numId w:val="38"/>
        </w:numPr>
        <w:spacing w:before="0" w:beforeAutospacing="0" w:after="0" w:afterAutospacing="0" w:line="300" w:lineRule="atLeast"/>
        <w:jc w:val="both"/>
        <w:rPr>
          <w:rFonts w:ascii="Arial Narrow" w:hAnsi="Arial Narrow" w:cs="Arial"/>
        </w:rPr>
      </w:pPr>
      <w:r w:rsidRPr="00CA2032">
        <w:rPr>
          <w:rStyle w:val="Fuerte"/>
          <w:rFonts w:ascii="Arial Narrow" w:hAnsi="Arial Narrow" w:cs="Arial"/>
        </w:rPr>
        <w:t>Soborno (cohecho):</w:t>
      </w:r>
      <w:r w:rsidRPr="00CA2032">
        <w:rPr>
          <w:rFonts w:ascii="Arial Narrow" w:hAnsi="Arial Narrow" w:cs="Arial"/>
        </w:rPr>
        <w:t xml:space="preserve"> Todo acto u omisión mediante el cual </w:t>
      </w:r>
      <w:r w:rsidRPr="00CA2032">
        <w:rPr>
          <w:rFonts w:ascii="Arial Narrow" w:hAnsi="Arial Narrow" w:cs="Arial"/>
          <w:b/>
          <w:bCs/>
          <w:spacing w:val="-3"/>
        </w:rPr>
        <w:t>EL CONSULTOR</w:t>
      </w:r>
      <w:r w:rsidRPr="00CA2032">
        <w:rPr>
          <w:rFonts w:ascii="Arial Narrow" w:hAnsi="Arial Narrow" w:cs="Arial"/>
        </w:rPr>
        <w:t>, o quien actúe en su nombre, ofrezca, dé, reciba o solicite cualquier cosa de valor con el propósito de influir indebidamente en decisiones relacionadas con la ejecución del contrato.</w:t>
      </w:r>
    </w:p>
    <w:p w14:paraId="6CCB95DB" w14:textId="77777777" w:rsidR="00677325" w:rsidRPr="00CA2032" w:rsidRDefault="00677325" w:rsidP="00677325">
      <w:pPr>
        <w:pStyle w:val="NormalWeb"/>
        <w:numPr>
          <w:ilvl w:val="0"/>
          <w:numId w:val="38"/>
        </w:numPr>
        <w:spacing w:line="300" w:lineRule="atLeast"/>
        <w:jc w:val="both"/>
        <w:rPr>
          <w:rFonts w:ascii="Arial Narrow" w:hAnsi="Arial Narrow" w:cs="Arial"/>
        </w:rPr>
      </w:pPr>
      <w:r w:rsidRPr="00CA2032">
        <w:rPr>
          <w:rStyle w:val="Fuerte"/>
          <w:rFonts w:ascii="Arial Narrow" w:hAnsi="Arial Narrow" w:cs="Arial"/>
        </w:rPr>
        <w:t>Extorsión o coacción:</w:t>
      </w:r>
      <w:r w:rsidRPr="00CA2032">
        <w:rPr>
          <w:rFonts w:ascii="Arial Narrow" w:hAnsi="Arial Narrow" w:cs="Arial"/>
        </w:rPr>
        <w:t xml:space="preserve"> Amenaza o intimidación ejercida sobre una persona, su familia, honra o bienes, con el fin de influir en decisiones vinculadas a la ejecución del contrato, independientemente de que se logre el resultado perseguido.</w:t>
      </w:r>
    </w:p>
    <w:p w14:paraId="5940E739" w14:textId="77777777" w:rsidR="00677325" w:rsidRPr="00CA2032" w:rsidRDefault="00677325" w:rsidP="00677325">
      <w:pPr>
        <w:pStyle w:val="NormalWeb"/>
        <w:numPr>
          <w:ilvl w:val="0"/>
          <w:numId w:val="38"/>
        </w:numPr>
        <w:spacing w:line="300" w:lineRule="atLeast"/>
        <w:jc w:val="both"/>
        <w:rPr>
          <w:rFonts w:ascii="Arial Narrow" w:hAnsi="Arial Narrow" w:cs="Arial"/>
        </w:rPr>
      </w:pPr>
      <w:r w:rsidRPr="00CA2032">
        <w:rPr>
          <w:rStyle w:val="Fuerte"/>
          <w:rFonts w:ascii="Arial Narrow" w:hAnsi="Arial Narrow" w:cs="Arial"/>
        </w:rPr>
        <w:t>Fraude:</w:t>
      </w:r>
      <w:r w:rsidRPr="00CA2032">
        <w:rPr>
          <w:rFonts w:ascii="Arial Narrow" w:hAnsi="Arial Narrow" w:cs="Arial"/>
        </w:rPr>
        <w:t xml:space="preserve"> La tergiversación, falsificación u omisión de información relevante con el objeto de influir en la ejecución del contrato, en perjuicio de </w:t>
      </w:r>
      <w:r w:rsidRPr="00CA2032">
        <w:rPr>
          <w:rFonts w:ascii="Arial Narrow" w:hAnsi="Arial Narrow" w:cs="Arial"/>
          <w:b/>
          <w:bCs/>
        </w:rPr>
        <w:t>LA CONTRATANTE</w:t>
      </w:r>
      <w:r w:rsidRPr="00CA2032">
        <w:rPr>
          <w:rFonts w:ascii="Arial Narrow" w:hAnsi="Arial Narrow" w:cs="Arial"/>
        </w:rPr>
        <w:t xml:space="preserve"> o de terceros.</w:t>
      </w:r>
    </w:p>
    <w:p w14:paraId="29F34881" w14:textId="77777777" w:rsidR="00677325" w:rsidRPr="00CA2032" w:rsidRDefault="00677325" w:rsidP="00677325">
      <w:pPr>
        <w:pStyle w:val="NormalWeb"/>
        <w:numPr>
          <w:ilvl w:val="0"/>
          <w:numId w:val="38"/>
        </w:numPr>
        <w:spacing w:line="300" w:lineRule="atLeast"/>
        <w:jc w:val="both"/>
        <w:rPr>
          <w:rFonts w:ascii="Arial Narrow" w:hAnsi="Arial Narrow" w:cs="Arial"/>
        </w:rPr>
      </w:pPr>
      <w:r w:rsidRPr="00CA2032">
        <w:rPr>
          <w:rStyle w:val="Fuerte"/>
          <w:rFonts w:ascii="Arial Narrow" w:hAnsi="Arial Narrow" w:cs="Arial"/>
        </w:rPr>
        <w:t>Colusión:</w:t>
      </w:r>
      <w:r w:rsidRPr="00CA2032">
        <w:rPr>
          <w:rFonts w:ascii="Arial Narrow" w:hAnsi="Arial Narrow" w:cs="Arial"/>
        </w:rPr>
        <w:t xml:space="preserve"> Acuerdos o acciones orientadas a fijar condiciones artificiales o no competitivas que afecten la libre concurrencia y los beneficios de una competencia abierta.</w:t>
      </w:r>
    </w:p>
    <w:p w14:paraId="75314BAF" w14:textId="77777777" w:rsidR="00677325" w:rsidRPr="00CA2032" w:rsidRDefault="00677325" w:rsidP="00677325">
      <w:pPr>
        <w:pStyle w:val="NormalWeb"/>
        <w:spacing w:line="300" w:lineRule="atLeast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 xml:space="preserve">Las conductas antes descritas no son exhaustivas, por lo que </w:t>
      </w:r>
      <w:r w:rsidRPr="00CA2032">
        <w:rPr>
          <w:rFonts w:ascii="Arial Narrow" w:hAnsi="Arial Narrow" w:cs="Arial"/>
          <w:b/>
          <w:bCs/>
        </w:rPr>
        <w:t>LA CONTRATANTE</w:t>
      </w:r>
      <w:r w:rsidRPr="00CA2032">
        <w:rPr>
          <w:rFonts w:ascii="Arial Narrow" w:hAnsi="Arial Narrow" w:cs="Arial"/>
        </w:rPr>
        <w:t xml:space="preserve"> podrá actuar frente a cualquier hecho de naturaleza similar.</w:t>
      </w:r>
    </w:p>
    <w:p w14:paraId="7F317C12" w14:textId="77777777" w:rsidR="00677325" w:rsidRPr="00CA2032" w:rsidRDefault="00677325" w:rsidP="00EC1EC9">
      <w:pPr>
        <w:pStyle w:val="NormalWeb"/>
        <w:spacing w:before="0" w:beforeAutospacing="0" w:after="0" w:afterAutospacing="0"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 xml:space="preserve">Adicionalmente, </w:t>
      </w:r>
      <w:r w:rsidRPr="00CA2032">
        <w:rPr>
          <w:rFonts w:ascii="Arial Narrow" w:hAnsi="Arial Narrow" w:cs="Arial"/>
          <w:b/>
          <w:bCs/>
        </w:rPr>
        <w:t>LA CONTRATANTE</w:t>
      </w:r>
      <w:r w:rsidRPr="00CA2032">
        <w:rPr>
          <w:rFonts w:ascii="Arial Narrow" w:hAnsi="Arial Narrow" w:cs="Arial"/>
        </w:rPr>
        <w:t xml:space="preserve"> podrá dar por terminado el contrato, sin responsabilidad, en los siguientes casos:</w:t>
      </w:r>
    </w:p>
    <w:p w14:paraId="2871B65A" w14:textId="77777777" w:rsidR="00677325" w:rsidRPr="00CA2032" w:rsidRDefault="00677325" w:rsidP="00EC1EC9">
      <w:pPr>
        <w:pStyle w:val="NormalWeb"/>
        <w:numPr>
          <w:ilvl w:val="0"/>
          <w:numId w:val="32"/>
        </w:numPr>
        <w:spacing w:before="0" w:beforeAutospacing="0"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>Presentación extemporánea e injustificada de informes, productos o entregables.</w:t>
      </w:r>
    </w:p>
    <w:p w14:paraId="2D6D5F42" w14:textId="77777777" w:rsidR="00677325" w:rsidRPr="00CA2032" w:rsidRDefault="00677325" w:rsidP="00677325">
      <w:pPr>
        <w:pStyle w:val="NormalWeb"/>
        <w:numPr>
          <w:ilvl w:val="0"/>
          <w:numId w:val="32"/>
        </w:numPr>
        <w:spacing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 xml:space="preserve">Reincidencia en la no corrección o subsanación de observaciones formuladas por </w:t>
      </w:r>
      <w:r w:rsidRPr="00CA2032">
        <w:rPr>
          <w:rFonts w:ascii="Arial Narrow" w:hAnsi="Arial Narrow" w:cs="Arial"/>
          <w:b/>
          <w:bCs/>
        </w:rPr>
        <w:t>LA CONTRATANTE</w:t>
      </w:r>
      <w:r w:rsidRPr="00CA2032">
        <w:rPr>
          <w:rFonts w:ascii="Arial Narrow" w:hAnsi="Arial Narrow" w:cs="Arial"/>
        </w:rPr>
        <w:t xml:space="preserve"> dentro de los plazos establecidos. Se entenderá configurada la reincidencia en caso de incumplimiento en una segunda revisión.</w:t>
      </w:r>
    </w:p>
    <w:p w14:paraId="57EC222B" w14:textId="77777777" w:rsidR="00677325" w:rsidRPr="00CA2032" w:rsidRDefault="00677325" w:rsidP="00677325">
      <w:pPr>
        <w:pStyle w:val="NormalWeb"/>
        <w:numPr>
          <w:ilvl w:val="0"/>
          <w:numId w:val="32"/>
        </w:numPr>
        <w:spacing w:before="0" w:beforeAutospacing="0" w:after="0" w:afterAutospacing="0"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 xml:space="preserve">Renuencia manifiesta de </w:t>
      </w:r>
      <w:r w:rsidRPr="00CA2032">
        <w:rPr>
          <w:rFonts w:ascii="Arial Narrow" w:hAnsi="Arial Narrow" w:cs="Arial"/>
          <w:b/>
          <w:bCs/>
          <w:spacing w:val="-3"/>
        </w:rPr>
        <w:t>EL CONSULTOR</w:t>
      </w:r>
      <w:r w:rsidRPr="00CA2032">
        <w:rPr>
          <w:rFonts w:ascii="Arial Narrow" w:hAnsi="Arial Narrow" w:cs="Arial"/>
        </w:rPr>
        <w:t xml:space="preserve"> a:</w:t>
      </w:r>
    </w:p>
    <w:p w14:paraId="18E7B87F" w14:textId="77777777" w:rsidR="00677325" w:rsidRPr="00CA2032" w:rsidRDefault="00677325" w:rsidP="00677325">
      <w:pPr>
        <w:pStyle w:val="NormalWeb"/>
        <w:numPr>
          <w:ilvl w:val="0"/>
          <w:numId w:val="34"/>
        </w:numPr>
        <w:spacing w:before="0" w:beforeAutospacing="0" w:after="0" w:afterAutospacing="0"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 xml:space="preserve">Permitir el acceso a </w:t>
      </w:r>
      <w:r w:rsidRPr="00CA2032">
        <w:rPr>
          <w:rFonts w:ascii="Arial Narrow" w:hAnsi="Arial Narrow" w:cs="Arial"/>
          <w:b/>
          <w:bCs/>
        </w:rPr>
        <w:t xml:space="preserve">LA CONTRATANTE </w:t>
      </w:r>
      <w:r w:rsidRPr="00CA2032">
        <w:rPr>
          <w:rFonts w:ascii="Arial Narrow" w:hAnsi="Arial Narrow" w:cs="Arial"/>
        </w:rPr>
        <w:t xml:space="preserve">para la inspección de </w:t>
      </w:r>
      <w:r w:rsidRPr="00CA2032">
        <w:rPr>
          <w:rFonts w:ascii="Arial Narrow" w:hAnsi="Arial Narrow" w:cs="Arial"/>
          <w:b/>
          <w:bCs/>
        </w:rPr>
        <w:t>LOS SERVICIOS</w:t>
      </w:r>
      <w:r w:rsidRPr="00CA2032">
        <w:rPr>
          <w:rFonts w:ascii="Arial Narrow" w:hAnsi="Arial Narrow" w:cs="Arial"/>
        </w:rPr>
        <w:t>.</w:t>
      </w:r>
    </w:p>
    <w:p w14:paraId="0C9D90B2" w14:textId="77777777" w:rsidR="00677325" w:rsidRPr="00CA2032" w:rsidRDefault="00677325" w:rsidP="00677325">
      <w:pPr>
        <w:pStyle w:val="NormalWeb"/>
        <w:numPr>
          <w:ilvl w:val="0"/>
          <w:numId w:val="34"/>
        </w:numPr>
        <w:spacing w:before="0" w:beforeAutospacing="0" w:after="0" w:afterAutospacing="0"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 xml:space="preserve">Coordinar acciones o proporcionar información sobre avances, resultados o productos de </w:t>
      </w:r>
      <w:r w:rsidRPr="00CA2032">
        <w:rPr>
          <w:rFonts w:ascii="Arial Narrow" w:hAnsi="Arial Narrow" w:cs="Arial"/>
          <w:b/>
          <w:bCs/>
        </w:rPr>
        <w:t>LOS SERVICIOS</w:t>
      </w:r>
      <w:r w:rsidRPr="00CA2032">
        <w:rPr>
          <w:rFonts w:ascii="Arial Narrow" w:hAnsi="Arial Narrow" w:cs="Arial"/>
        </w:rPr>
        <w:t>.</w:t>
      </w:r>
    </w:p>
    <w:p w14:paraId="13C4A4C1" w14:textId="77777777" w:rsidR="00677325" w:rsidRPr="00CA2032" w:rsidRDefault="00677325" w:rsidP="00677325">
      <w:pPr>
        <w:pStyle w:val="NormalWeb"/>
        <w:numPr>
          <w:ilvl w:val="0"/>
          <w:numId w:val="34"/>
        </w:numPr>
        <w:spacing w:before="0" w:beforeAutospacing="0" w:after="0" w:afterAutospacing="0"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>Informar sobre aspectos técnicos u operativos que afecten la ejecución de las obligaciones contractuales o impliquen modificaciones al plan de trabajo.</w:t>
      </w:r>
    </w:p>
    <w:p w14:paraId="79F13A67" w14:textId="77777777" w:rsidR="00677325" w:rsidRPr="00CA2032" w:rsidRDefault="00677325" w:rsidP="00677325">
      <w:pPr>
        <w:pStyle w:val="NormalWeb"/>
        <w:numPr>
          <w:ilvl w:val="0"/>
          <w:numId w:val="34"/>
        </w:numPr>
        <w:spacing w:before="0" w:beforeAutospacing="0" w:after="0" w:afterAutospacing="0"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>Sustentar documentalmente los gastos incurridos en la ejecución del contrato.</w:t>
      </w:r>
    </w:p>
    <w:p w14:paraId="365A8DC2" w14:textId="77777777" w:rsidR="00677325" w:rsidRPr="00CA2032" w:rsidRDefault="00677325" w:rsidP="00EC1EC9">
      <w:pPr>
        <w:pStyle w:val="NormalWeb"/>
        <w:numPr>
          <w:ilvl w:val="0"/>
          <w:numId w:val="32"/>
        </w:numPr>
        <w:spacing w:before="0" w:beforeAutospacing="0"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>Incurrir en plagio total o parcial en los productos o entregables.</w:t>
      </w:r>
    </w:p>
    <w:p w14:paraId="4AFD2D8F" w14:textId="77777777" w:rsidR="00677325" w:rsidRPr="00CA2032" w:rsidRDefault="00677325" w:rsidP="00677325">
      <w:pPr>
        <w:pStyle w:val="NormalWeb"/>
        <w:numPr>
          <w:ilvl w:val="0"/>
          <w:numId w:val="32"/>
        </w:numPr>
        <w:spacing w:line="300" w:lineRule="atLeast"/>
        <w:jc w:val="both"/>
        <w:rPr>
          <w:rFonts w:ascii="Arial Narrow" w:hAnsi="Arial Narrow" w:cs="Arial"/>
        </w:rPr>
      </w:pPr>
      <w:r w:rsidRPr="00CA2032">
        <w:rPr>
          <w:rFonts w:ascii="Arial Narrow" w:hAnsi="Arial Narrow" w:cs="Arial"/>
        </w:rPr>
        <w:t xml:space="preserve">Sustituir personal sin la aprobación previa de </w:t>
      </w:r>
      <w:r w:rsidRPr="00CA2032">
        <w:rPr>
          <w:rFonts w:ascii="Arial Narrow" w:hAnsi="Arial Narrow" w:cs="Arial"/>
          <w:b/>
          <w:bCs/>
        </w:rPr>
        <w:t>LA CONTRATANTE</w:t>
      </w:r>
      <w:r w:rsidRPr="00CA2032">
        <w:rPr>
          <w:rFonts w:ascii="Arial Narrow" w:hAnsi="Arial Narrow" w:cs="Arial"/>
        </w:rPr>
        <w:t xml:space="preserve"> o incumplir con la provisión del personal idóneo dentro del plazo pactado.</w:t>
      </w:r>
    </w:p>
    <w:p w14:paraId="6DC997DF" w14:textId="77777777" w:rsidR="00677325" w:rsidRDefault="00677325" w:rsidP="00677325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CA2032">
        <w:rPr>
          <w:rFonts w:ascii="Arial Narrow" w:hAnsi="Arial Narrow" w:cs="Arial"/>
          <w:sz w:val="24"/>
          <w:szCs w:val="24"/>
        </w:rPr>
        <w:t xml:space="preserve">La decisión de terminación unilateral deberá ser comunicada por </w:t>
      </w:r>
      <w:r w:rsidRPr="00CA2032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CA2032">
        <w:rPr>
          <w:rFonts w:ascii="Arial Narrow" w:hAnsi="Arial Narrow" w:cs="Arial"/>
          <w:sz w:val="24"/>
          <w:szCs w:val="24"/>
        </w:rPr>
        <w:t xml:space="preserve"> a </w:t>
      </w:r>
      <w:r w:rsidRPr="00CA2032">
        <w:rPr>
          <w:rFonts w:ascii="Arial Narrow" w:hAnsi="Arial Narrow" w:cs="Arial"/>
          <w:b/>
          <w:bCs/>
          <w:spacing w:val="-3"/>
          <w:sz w:val="24"/>
          <w:szCs w:val="24"/>
        </w:rPr>
        <w:t>EL CONSULTOR</w:t>
      </w:r>
      <w:r w:rsidRPr="00CA2032">
        <w:rPr>
          <w:rFonts w:ascii="Arial Narrow" w:hAnsi="Arial Narrow" w:cs="Arial"/>
          <w:sz w:val="24"/>
          <w:szCs w:val="24"/>
        </w:rPr>
        <w:t xml:space="preserve"> mediante notificación escrita con una anticipación</w:t>
      </w:r>
      <w:r w:rsidRPr="00A67C5C">
        <w:rPr>
          <w:rFonts w:ascii="Arial Narrow" w:hAnsi="Arial Narrow" w:cs="Arial"/>
          <w:sz w:val="24"/>
          <w:szCs w:val="24"/>
        </w:rPr>
        <w:t xml:space="preserve"> mínima de cinco (5) días hábiles a la fecha de terminación, la cual tendrá carácter definitivo y no estará sujeta a reconsideración.</w:t>
      </w:r>
      <w:r>
        <w:rPr>
          <w:rFonts w:ascii="Arial Narrow" w:hAnsi="Arial Narrow" w:cs="Arial"/>
          <w:sz w:val="24"/>
          <w:szCs w:val="24"/>
        </w:rPr>
        <w:t xml:space="preserve"> </w:t>
      </w:r>
      <w:r w:rsidRPr="00CA2032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57397B">
        <w:rPr>
          <w:rFonts w:ascii="Arial Narrow" w:hAnsi="Arial Narrow" w:cs="Arial"/>
          <w:sz w:val="24"/>
          <w:szCs w:val="24"/>
        </w:rPr>
        <w:t xml:space="preserve"> evaluará el estado de avance de productos y/o servicios y reconocerá únicamente aquellos que hayan sido efectivamente ejecutados y recibidos a su entera satisfacción, sin que exista obligación de reconocer trabajos en proceso y/o gastos incurridos no aprobados. El pago que pudiera corresponder será determinado unilateralmente por </w:t>
      </w:r>
      <w:r w:rsidRPr="00CA2032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57397B">
        <w:rPr>
          <w:rFonts w:ascii="Arial Narrow" w:hAnsi="Arial Narrow" w:cs="Arial"/>
          <w:sz w:val="24"/>
          <w:szCs w:val="24"/>
        </w:rPr>
        <w:t xml:space="preserve"> dentro de un plazo de treinta (30) días hábiles a partir de la comunicación de la terminación unilateral, y su aceptación por </w:t>
      </w:r>
      <w:r w:rsidRPr="00CA2032">
        <w:rPr>
          <w:rFonts w:ascii="Arial Narrow" w:hAnsi="Arial Narrow" w:cs="Arial"/>
          <w:b/>
          <w:bCs/>
          <w:sz w:val="24"/>
          <w:szCs w:val="24"/>
        </w:rPr>
        <w:t>EL CONSULTOR</w:t>
      </w:r>
      <w:r w:rsidRPr="0057397B">
        <w:rPr>
          <w:rFonts w:ascii="Arial Narrow" w:hAnsi="Arial Narrow" w:cs="Arial"/>
          <w:sz w:val="24"/>
          <w:szCs w:val="24"/>
        </w:rPr>
        <w:t xml:space="preserve"> implicará la renuncia expresa a cualquier reclamación adicional.</w:t>
      </w:r>
    </w:p>
    <w:p w14:paraId="69D42671" w14:textId="77777777" w:rsidR="00FF35B0" w:rsidRPr="00A67C5C" w:rsidRDefault="00FF35B0" w:rsidP="00476660">
      <w:pPr>
        <w:pStyle w:val="Prrafodelista"/>
        <w:spacing w:line="276" w:lineRule="auto"/>
        <w:jc w:val="both"/>
        <w:rPr>
          <w:rFonts w:ascii="Arial Narrow" w:hAnsi="Arial Narrow" w:cs="Arial"/>
          <w:sz w:val="24"/>
          <w:szCs w:val="24"/>
        </w:rPr>
      </w:pPr>
    </w:p>
    <w:p w14:paraId="0AD3B491" w14:textId="77777777" w:rsidR="004C0010" w:rsidRPr="00A67C5C" w:rsidRDefault="004C0010" w:rsidP="00476660">
      <w:pPr>
        <w:spacing w:after="0"/>
        <w:jc w:val="both"/>
        <w:rPr>
          <w:rFonts w:ascii="Arial Narrow" w:hAnsi="Arial Narrow" w:cs="Arial"/>
          <w:spacing w:val="-3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VIGÉSIMA </w:t>
      </w:r>
      <w:r w:rsidR="003905F1">
        <w:rPr>
          <w:rFonts w:ascii="Arial Narrow" w:hAnsi="Arial Narrow" w:cs="Arial"/>
          <w:b/>
          <w:sz w:val="24"/>
          <w:szCs w:val="24"/>
        </w:rPr>
        <w:t>TERCERA</w:t>
      </w:r>
      <w:r w:rsidR="00A25663" w:rsidRPr="00A67C5C">
        <w:rPr>
          <w:rFonts w:ascii="Arial Narrow" w:hAnsi="Arial Narrow" w:cs="Arial"/>
          <w:b/>
          <w:sz w:val="24"/>
          <w:szCs w:val="24"/>
        </w:rPr>
        <w:t>. -</w:t>
      </w:r>
      <w:r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spacing w:val="-3"/>
          <w:sz w:val="24"/>
          <w:szCs w:val="24"/>
        </w:rPr>
        <w:t>EL CONSULTOR</w:t>
      </w:r>
      <w:r w:rsidRPr="00A67C5C">
        <w:rPr>
          <w:rFonts w:ascii="Arial Narrow" w:hAnsi="Arial Narrow" w:cs="Arial"/>
          <w:spacing w:val="-3"/>
          <w:sz w:val="24"/>
          <w:szCs w:val="24"/>
        </w:rPr>
        <w:t xml:space="preserve"> deberá considerar que </w:t>
      </w:r>
      <w:r w:rsidRPr="00A67C5C">
        <w:rPr>
          <w:rFonts w:ascii="Arial Narrow" w:hAnsi="Arial Narrow" w:cs="Arial"/>
          <w:b/>
          <w:spacing w:val="-3"/>
          <w:sz w:val="24"/>
          <w:szCs w:val="24"/>
        </w:rPr>
        <w:t>LA CONTRATANTE</w:t>
      </w:r>
      <w:r w:rsidRPr="00A67C5C">
        <w:rPr>
          <w:rFonts w:ascii="Arial Narrow" w:hAnsi="Arial Narrow" w:cs="Arial"/>
          <w:spacing w:val="-3"/>
          <w:sz w:val="24"/>
          <w:szCs w:val="24"/>
        </w:rPr>
        <w:t xml:space="preserve"> podrá recurrir a medios legales en caso de que: </w:t>
      </w:r>
    </w:p>
    <w:p w14:paraId="76C2C749" w14:textId="77777777" w:rsidR="004C0010" w:rsidRPr="00A67C5C" w:rsidRDefault="00086932" w:rsidP="00475594">
      <w:pPr>
        <w:numPr>
          <w:ilvl w:val="2"/>
          <w:numId w:val="6"/>
        </w:numPr>
        <w:spacing w:after="0"/>
        <w:ind w:left="1418" w:hanging="425"/>
        <w:jc w:val="both"/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</w:pPr>
      <w:r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EL CONSULTOR</w:t>
      </w:r>
      <w:r w:rsidR="004C0010" w:rsidRPr="00A67C5C"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  <w:t xml:space="preserve"> luego de haber iniciado </w:t>
      </w:r>
      <w:r w:rsidR="004C0010"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LOS SERVICIOS</w:t>
      </w:r>
      <w:r w:rsidR="004C0010" w:rsidRPr="00A67C5C"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  <w:t>, suspendiera por más de un mes calendario en forma continua.</w:t>
      </w:r>
    </w:p>
    <w:p w14:paraId="29642698" w14:textId="77777777" w:rsidR="004C0010" w:rsidRPr="00A67C5C" w:rsidRDefault="00086932" w:rsidP="00475594">
      <w:pPr>
        <w:numPr>
          <w:ilvl w:val="2"/>
          <w:numId w:val="6"/>
        </w:numPr>
        <w:spacing w:after="0"/>
        <w:ind w:left="1418" w:hanging="425"/>
        <w:jc w:val="both"/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</w:pPr>
      <w:r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EL CONSULTOR</w:t>
      </w:r>
      <w:r w:rsidR="004C0010" w:rsidRPr="00A67C5C"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  <w:t xml:space="preserve"> </w:t>
      </w:r>
      <w:r w:rsidR="004C0010" w:rsidRPr="00A67C5C">
        <w:rPr>
          <w:rFonts w:ascii="Arial Narrow" w:eastAsia="Times New Roman" w:hAnsi="Arial Narrow" w:cs="Arial"/>
          <w:b/>
          <w:bCs/>
          <w:spacing w:val="-3"/>
          <w:sz w:val="24"/>
          <w:szCs w:val="24"/>
          <w:lang w:val="es-CR" w:eastAsia="es-PA"/>
        </w:rPr>
        <w:t>NO ENTREGA LOS PRODUCTOS</w:t>
      </w:r>
      <w:r w:rsidR="004C0010" w:rsidRPr="00A67C5C"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  <w:t xml:space="preserve"> para la cual se contrató.</w:t>
      </w:r>
    </w:p>
    <w:p w14:paraId="02295E6E" w14:textId="77777777" w:rsidR="004C0010" w:rsidRPr="00A67C5C" w:rsidRDefault="004C0010" w:rsidP="00475594">
      <w:pPr>
        <w:numPr>
          <w:ilvl w:val="2"/>
          <w:numId w:val="6"/>
        </w:numPr>
        <w:spacing w:after="0"/>
        <w:ind w:left="1418" w:hanging="425"/>
        <w:jc w:val="both"/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</w:pPr>
      <w:r w:rsidRPr="00A67C5C"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  <w:t xml:space="preserve">Por incumplimiento de </w:t>
      </w:r>
      <w:r w:rsidR="00086932"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EL CONSULTOR</w:t>
      </w:r>
      <w:r w:rsidRPr="00A67C5C"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  <w:t xml:space="preserve"> en el avance de </w:t>
      </w:r>
      <w:r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LOS SERVICIOS</w:t>
      </w:r>
      <w:r w:rsidRPr="00A67C5C"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  <w:t xml:space="preserve"> en más de tres (3) ocasiones distintas, de forma injustificada.</w:t>
      </w:r>
    </w:p>
    <w:p w14:paraId="081840D6" w14:textId="77777777" w:rsidR="004C0010" w:rsidRPr="00A67C5C" w:rsidRDefault="004C0010" w:rsidP="00475594">
      <w:pPr>
        <w:numPr>
          <w:ilvl w:val="2"/>
          <w:numId w:val="6"/>
        </w:numPr>
        <w:spacing w:after="0"/>
        <w:ind w:left="1418" w:hanging="425"/>
        <w:jc w:val="both"/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</w:pPr>
      <w:r w:rsidRPr="00A67C5C">
        <w:rPr>
          <w:rFonts w:ascii="Arial Narrow" w:eastAsia="Times New Roman" w:hAnsi="Arial Narrow" w:cs="Arial"/>
          <w:spacing w:val="-3"/>
          <w:sz w:val="24"/>
          <w:szCs w:val="24"/>
          <w:lang w:val="es-CR" w:eastAsia="es-PA"/>
        </w:rPr>
        <w:t>Por retraso en la entrega de Productos, por un periodo de un (1) mes o más.</w:t>
      </w:r>
    </w:p>
    <w:p w14:paraId="257BFEEE" w14:textId="77777777" w:rsidR="00035980" w:rsidRPr="00A67C5C" w:rsidRDefault="00035980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</w:rPr>
      </w:pPr>
      <w:bookmarkStart w:id="117" w:name="_Hlk95294693"/>
    </w:p>
    <w:p w14:paraId="20EFA8E0" w14:textId="77777777" w:rsidR="004C0010" w:rsidRPr="00A67C5C" w:rsidRDefault="004C0010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VIGÉSIMA </w:t>
      </w:r>
      <w:bookmarkEnd w:id="117"/>
      <w:r w:rsidR="003905F1">
        <w:rPr>
          <w:rFonts w:ascii="Arial Narrow" w:hAnsi="Arial Narrow" w:cs="Arial"/>
          <w:b/>
          <w:sz w:val="24"/>
          <w:szCs w:val="24"/>
        </w:rPr>
        <w:t>CUARTA</w:t>
      </w:r>
      <w:r w:rsidR="00035980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- </w:t>
      </w:r>
      <w:r w:rsidRPr="00A67C5C">
        <w:rPr>
          <w:rFonts w:ascii="Arial Narrow" w:hAnsi="Arial Narrow" w:cs="Arial"/>
          <w:b/>
          <w:sz w:val="24"/>
          <w:szCs w:val="24"/>
          <w:lang w:val="es-ES"/>
        </w:rPr>
        <w:t>LIQUIDACIÓN DEL CONTRATO:</w:t>
      </w:r>
      <w:r w:rsidRPr="00A67C5C"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Pr="00A67C5C">
        <w:rPr>
          <w:rFonts w:ascii="Arial Narrow" w:hAnsi="Arial Narrow" w:cs="Arial"/>
          <w:sz w:val="24"/>
          <w:szCs w:val="24"/>
        </w:rPr>
        <w:t xml:space="preserve">La liquidación se realizará una vez que se cumpla el objeto del contrato dentro del </w:t>
      </w:r>
      <w:r w:rsidR="00FB1C22" w:rsidRPr="00A67C5C">
        <w:rPr>
          <w:rFonts w:ascii="Arial Narrow" w:hAnsi="Arial Narrow" w:cs="Arial"/>
          <w:sz w:val="24"/>
          <w:szCs w:val="24"/>
        </w:rPr>
        <w:t>término</w:t>
      </w:r>
      <w:r w:rsidRPr="00A67C5C">
        <w:rPr>
          <w:rFonts w:ascii="Arial Narrow" w:hAnsi="Arial Narrow" w:cs="Arial"/>
          <w:sz w:val="24"/>
          <w:szCs w:val="24"/>
        </w:rPr>
        <w:t xml:space="preserve"> de vigencia y se hayan recibido a satisfacción de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 xml:space="preserve">todos </w:t>
      </w:r>
      <w:r w:rsidRPr="00A67C5C">
        <w:rPr>
          <w:rFonts w:ascii="Arial Narrow" w:hAnsi="Arial Narrow" w:cs="Arial"/>
          <w:b/>
          <w:sz w:val="24"/>
          <w:szCs w:val="24"/>
        </w:rPr>
        <w:t>LOS SERVICIOS</w:t>
      </w:r>
      <w:r w:rsidRPr="00A67C5C">
        <w:rPr>
          <w:rFonts w:ascii="Arial Narrow" w:hAnsi="Arial Narrow" w:cs="Arial"/>
          <w:sz w:val="24"/>
          <w:szCs w:val="24"/>
        </w:rPr>
        <w:t xml:space="preserve">. La liquidación se formaliza mediante un “Acta de Aceptación Final </w:t>
      </w:r>
      <w:r w:rsidR="00FB1C22" w:rsidRPr="00A67C5C">
        <w:rPr>
          <w:rFonts w:ascii="Arial Narrow" w:hAnsi="Arial Narrow" w:cs="Arial"/>
          <w:sz w:val="24"/>
          <w:szCs w:val="24"/>
        </w:rPr>
        <w:t>o</w:t>
      </w:r>
      <w:r w:rsidRPr="00A67C5C">
        <w:rPr>
          <w:rFonts w:ascii="Arial Narrow" w:hAnsi="Arial Narrow" w:cs="Arial"/>
          <w:sz w:val="24"/>
          <w:szCs w:val="24"/>
        </w:rPr>
        <w:t xml:space="preserve"> Nota de Aprobación”, emitida por </w:t>
      </w:r>
      <w:r w:rsidRPr="00A67C5C">
        <w:rPr>
          <w:rFonts w:ascii="Arial Narrow" w:hAnsi="Arial Narrow" w:cs="Arial"/>
          <w:b/>
          <w:sz w:val="24"/>
          <w:szCs w:val="24"/>
        </w:rPr>
        <w:t>LA CONTRATANTE</w:t>
      </w:r>
      <w:r w:rsidRPr="00A67C5C">
        <w:rPr>
          <w:rFonts w:ascii="Arial Narrow" w:hAnsi="Arial Narrow" w:cs="Arial"/>
          <w:sz w:val="24"/>
          <w:szCs w:val="24"/>
        </w:rPr>
        <w:t xml:space="preserve">. </w:t>
      </w:r>
    </w:p>
    <w:p w14:paraId="252E5B5A" w14:textId="77777777" w:rsidR="004C0010" w:rsidRPr="00A67C5C" w:rsidRDefault="004C0010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14:paraId="7E734FD7" w14:textId="77777777" w:rsidR="004C0010" w:rsidRDefault="004C0010" w:rsidP="00476660">
      <w:pPr>
        <w:spacing w:after="0"/>
        <w:jc w:val="both"/>
        <w:rPr>
          <w:rFonts w:ascii="Arial Narrow" w:eastAsia="Times New Roman" w:hAnsi="Arial Narrow" w:cs="Arial"/>
          <w:b/>
          <w:sz w:val="24"/>
          <w:szCs w:val="24"/>
          <w:lang w:eastAsia="es-PA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VIGÉSIMA </w:t>
      </w:r>
      <w:r w:rsidR="003905F1">
        <w:rPr>
          <w:rFonts w:ascii="Arial Narrow" w:hAnsi="Arial Narrow" w:cs="Arial"/>
          <w:b/>
          <w:sz w:val="24"/>
          <w:szCs w:val="24"/>
        </w:rPr>
        <w:t>QUINT</w:t>
      </w:r>
      <w:r w:rsidR="00035980" w:rsidRPr="00A67C5C">
        <w:rPr>
          <w:rFonts w:ascii="Arial Narrow" w:hAnsi="Arial Narrow" w:cs="Arial"/>
          <w:b/>
          <w:sz w:val="24"/>
          <w:szCs w:val="24"/>
        </w:rPr>
        <w:t>A</w:t>
      </w:r>
      <w:r w:rsidRPr="00A67C5C">
        <w:rPr>
          <w:rFonts w:ascii="Arial Narrow" w:hAnsi="Arial Narrow" w:cs="Arial"/>
          <w:b/>
          <w:sz w:val="24"/>
          <w:szCs w:val="24"/>
        </w:rPr>
        <w:t>.-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 POLÍTICA </w:t>
      </w:r>
      <w:r w:rsidR="00985EE1" w:rsidRPr="00A67C5C">
        <w:rPr>
          <w:rFonts w:ascii="Arial Narrow" w:hAnsi="Arial Narrow" w:cs="Arial"/>
          <w:b/>
          <w:bCs/>
          <w:sz w:val="24"/>
          <w:szCs w:val="24"/>
        </w:rPr>
        <w:t xml:space="preserve">DE PREVENCIÓN DE LA CORRUPCIÓN, </w:t>
      </w:r>
      <w:ins w:id="118" w:author="Rodrigo Tomas" w:date="2026-08-19T10:49:00Z">
        <w:r w:rsidR="009C34E1">
          <w:rPr>
            <w:rFonts w:ascii="Arial Narrow" w:hAnsi="Arial Narrow" w:cs="Arial"/>
            <w:b/>
            <w:bCs/>
            <w:sz w:val="24"/>
            <w:szCs w:val="24"/>
          </w:rPr>
          <w:t xml:space="preserve">SOBORNO, </w:t>
        </w:r>
      </w:ins>
      <w:r w:rsidR="00985EE1" w:rsidRPr="00A67C5C">
        <w:rPr>
          <w:rFonts w:ascii="Arial Narrow" w:hAnsi="Arial Narrow" w:cs="Arial"/>
          <w:b/>
          <w:bCs/>
          <w:sz w:val="24"/>
          <w:szCs w:val="24"/>
        </w:rPr>
        <w:t>LAVADO DE ACTIVOS Y FINANCIAMIENTO DEL TERRORISMO</w:t>
      </w:r>
      <w:r w:rsidRPr="00A67C5C">
        <w:rPr>
          <w:rFonts w:ascii="Arial Narrow" w:hAnsi="Arial Narrow" w:cs="Arial"/>
          <w:b/>
          <w:bCs/>
          <w:sz w:val="24"/>
          <w:szCs w:val="24"/>
        </w:rPr>
        <w:t>: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Pr="00A67C5C">
        <w:rPr>
          <w:rFonts w:ascii="Arial Narrow" w:hAnsi="Arial Narrow" w:cs="Arial"/>
          <w:sz w:val="24"/>
          <w:szCs w:val="24"/>
        </w:rPr>
        <w:t xml:space="preserve">, acepta que conoce la política contra la corrupción que se encuentra en la página Web de </w:t>
      </w:r>
      <w:r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  <w:hyperlink r:id="rId13" w:history="1">
        <w:r w:rsidR="00E81ACF" w:rsidRPr="00A67C5C">
          <w:rPr>
            <w:rStyle w:val="Hipervnculo"/>
            <w:rFonts w:ascii="Arial Narrow" w:hAnsi="Arial Narrow"/>
            <w:sz w:val="24"/>
            <w:szCs w:val="24"/>
          </w:rPr>
          <w:t>https://naturapanama.org/wp-content/uploads/2025/03/D-Politica-Prevencion-Corrupcion-Lavado-Activos-y-Terrorismo_FN_V03.pdf</w:t>
        </w:r>
      </w:hyperlink>
      <w:r w:rsidR="00E81ACF" w:rsidRPr="00A67C5C">
        <w:rPr>
          <w:rFonts w:ascii="Arial Narrow" w:hAnsi="Arial Narrow"/>
          <w:sz w:val="24"/>
          <w:szCs w:val="24"/>
        </w:rPr>
        <w:t xml:space="preserve"> </w:t>
      </w:r>
      <w:r w:rsidRPr="00A67C5C">
        <w:rPr>
          <w:rStyle w:val="Hipervnculo"/>
          <w:rFonts w:ascii="Arial Narrow" w:hAnsi="Arial Narrow" w:cs="Arial"/>
          <w:color w:val="auto"/>
          <w:sz w:val="24"/>
          <w:szCs w:val="24"/>
        </w:rPr>
        <w:t>,</w:t>
      </w:r>
      <w:r w:rsidRPr="00A67C5C">
        <w:rPr>
          <w:rFonts w:ascii="Arial Narrow" w:hAnsi="Arial Narrow" w:cs="Arial"/>
          <w:sz w:val="24"/>
          <w:szCs w:val="24"/>
        </w:rPr>
        <w:t xml:space="preserve">por lo tanto, se obliga </w:t>
      </w:r>
      <w:r w:rsidRPr="00A67C5C">
        <w:rPr>
          <w:rFonts w:ascii="Arial Narrow" w:eastAsia="Times New Roman" w:hAnsi="Arial Narrow" w:cs="Arial"/>
          <w:sz w:val="24"/>
          <w:szCs w:val="24"/>
          <w:lang w:eastAsia="es-PA"/>
        </w:rPr>
        <w:t xml:space="preserve">jurídicamente a su cumplimiento e implementación para la ejecución del presente contrato, sobre todas las áreas operativas relacionadas con la gestión y administración de los recursos aportados por </w:t>
      </w:r>
      <w:r w:rsidRPr="00A67C5C">
        <w:rPr>
          <w:rFonts w:ascii="Arial Narrow" w:eastAsia="Times New Roman" w:hAnsi="Arial Narrow" w:cs="Arial"/>
          <w:b/>
          <w:sz w:val="24"/>
          <w:szCs w:val="24"/>
          <w:lang w:eastAsia="es-PA"/>
        </w:rPr>
        <w:t>LA CONTRATANTE .</w:t>
      </w:r>
    </w:p>
    <w:p w14:paraId="28CADFE2" w14:textId="77777777" w:rsidR="009C34E1" w:rsidRDefault="009C34E1" w:rsidP="00476660">
      <w:pPr>
        <w:spacing w:after="0"/>
        <w:jc w:val="both"/>
        <w:rPr>
          <w:rFonts w:ascii="Arial Narrow" w:eastAsia="Times New Roman" w:hAnsi="Arial Narrow" w:cs="Arial"/>
          <w:b/>
          <w:sz w:val="24"/>
          <w:szCs w:val="24"/>
          <w:lang w:eastAsia="es-PA"/>
        </w:rPr>
      </w:pPr>
    </w:p>
    <w:p w14:paraId="09FBAB0F" w14:textId="77777777" w:rsidR="009C34E1" w:rsidRPr="00E43E61" w:rsidRDefault="009C34E1" w:rsidP="009C34E1">
      <w:pPr>
        <w:spacing w:after="0"/>
        <w:jc w:val="both"/>
        <w:rPr>
          <w:ins w:id="119" w:author="Rodrigo Tomas" w:date="2026-08-19T10:49:00Z"/>
          <w:rFonts w:ascii="Arial Narrow" w:hAnsi="Arial Narrow" w:cs="Arial"/>
          <w:sz w:val="24"/>
          <w:szCs w:val="24"/>
        </w:rPr>
      </w:pPr>
      <w:ins w:id="120" w:author="Rodrigo Tomas" w:date="2026-08-19T10:49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declara que conoce y cumplirá estrictamente la legislación panameña relativa a la prevención y sanción de la corrupción, el soborno, el fraude, la malversación de fondos y el blanqueo de capitales.</w:t>
        </w:r>
      </w:ins>
    </w:p>
    <w:p w14:paraId="16DE1CA4" w14:textId="77777777" w:rsidR="009C34E1" w:rsidRPr="00E43E61" w:rsidRDefault="009C34E1" w:rsidP="009C34E1">
      <w:pPr>
        <w:spacing w:after="0"/>
        <w:jc w:val="both"/>
        <w:rPr>
          <w:ins w:id="121" w:author="Rodrigo Tomas" w:date="2026-08-19T10:49:00Z"/>
          <w:rFonts w:ascii="Arial Narrow" w:hAnsi="Arial Narrow" w:cs="Arial"/>
          <w:sz w:val="24"/>
          <w:szCs w:val="24"/>
        </w:rPr>
      </w:pPr>
    </w:p>
    <w:p w14:paraId="61FD9046" w14:textId="77777777" w:rsidR="009C34E1" w:rsidRPr="00E43E61" w:rsidRDefault="009C34E1" w:rsidP="009C34E1">
      <w:pPr>
        <w:spacing w:after="0"/>
        <w:jc w:val="both"/>
        <w:rPr>
          <w:ins w:id="122" w:author="Rodrigo Tomas" w:date="2026-08-19T10:49:00Z"/>
          <w:rFonts w:ascii="Arial Narrow" w:hAnsi="Arial Narrow" w:cs="Arial"/>
          <w:sz w:val="24"/>
          <w:szCs w:val="24"/>
        </w:rPr>
      </w:pPr>
      <w:ins w:id="123" w:author="Rodrigo Tomas" w:date="2026-08-19T10:49:00Z">
        <w:r w:rsidRPr="00E43E61">
          <w:rPr>
            <w:rFonts w:ascii="Arial Narrow" w:hAnsi="Arial Narrow" w:cs="Arial"/>
            <w:sz w:val="24"/>
            <w:szCs w:val="24"/>
          </w:rPr>
          <w:t>Queda expresamente prohibido ofrecer, prometer, autorizar, solicitar o recibir pagos indebidos, beneficios económicos, regalos, comisiones ilícitas o cualquier otra ventaja destinada a influir indebidamente en decisiones de entidades públicas o privadas.</w:t>
        </w:r>
      </w:ins>
    </w:p>
    <w:p w14:paraId="5794BF52" w14:textId="77777777" w:rsidR="009C34E1" w:rsidRPr="00E43E61" w:rsidRDefault="009C34E1" w:rsidP="009C34E1">
      <w:pPr>
        <w:spacing w:after="0"/>
        <w:jc w:val="both"/>
        <w:rPr>
          <w:ins w:id="124" w:author="Rodrigo Tomas" w:date="2026-08-19T10:49:00Z"/>
          <w:rFonts w:ascii="Arial Narrow" w:hAnsi="Arial Narrow" w:cs="Arial"/>
          <w:sz w:val="24"/>
          <w:szCs w:val="24"/>
        </w:rPr>
      </w:pPr>
    </w:p>
    <w:p w14:paraId="007C8A3B" w14:textId="77777777" w:rsidR="009C34E1" w:rsidRPr="00E43E61" w:rsidRDefault="009C34E1" w:rsidP="009C34E1">
      <w:pPr>
        <w:spacing w:after="0"/>
        <w:jc w:val="both"/>
        <w:rPr>
          <w:ins w:id="125" w:author="Rodrigo Tomas" w:date="2026-08-19T10:49:00Z"/>
          <w:rFonts w:ascii="Arial Narrow" w:hAnsi="Arial Narrow" w:cs="Arial"/>
          <w:sz w:val="24"/>
          <w:szCs w:val="24"/>
        </w:rPr>
      </w:pPr>
      <w:ins w:id="126" w:author="Rodrigo Tomas" w:date="2026-08-19T10:49:00Z">
        <w:r w:rsidRPr="00A67C5C">
          <w:rPr>
            <w:rFonts w:ascii="Arial Narrow" w:hAnsi="Arial Narrow" w:cs="Arial"/>
            <w:b/>
            <w:sz w:val="24"/>
            <w:szCs w:val="24"/>
          </w:rPr>
          <w:t>EL CONSULTOR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</w:t>
        </w:r>
        <w:r w:rsidRPr="00E43E61">
          <w:rPr>
            <w:rFonts w:ascii="Arial Narrow" w:hAnsi="Arial Narrow" w:cs="Arial"/>
            <w:sz w:val="24"/>
            <w:szCs w:val="24"/>
          </w:rPr>
          <w:t>garantiza que implementará controles razonables para prevenir actos de corrupción y que notificará inmediatamente a</w:t>
        </w:r>
        <w:r w:rsidRPr="00E43E61">
          <w:rPr>
            <w:rFonts w:ascii="Arial Narrow" w:hAnsi="Arial Narrow" w:cs="Arial"/>
            <w:b/>
            <w:bCs/>
            <w:sz w:val="24"/>
            <w:szCs w:val="24"/>
          </w:rPr>
          <w:t xml:space="preserve"> NATURA </w:t>
        </w:r>
        <w:r w:rsidRPr="00E43E61">
          <w:rPr>
            <w:rFonts w:ascii="Arial Narrow" w:hAnsi="Arial Narrow" w:cs="Arial"/>
            <w:sz w:val="24"/>
            <w:szCs w:val="24"/>
          </w:rPr>
          <w:t>cualquier hecho, investigación, denuncia o circunstancia que pudiera constituir una infracción de esta naturaleza.</w:t>
        </w:r>
      </w:ins>
    </w:p>
    <w:p w14:paraId="44CF99F4" w14:textId="77777777" w:rsidR="009C34E1" w:rsidRPr="00E43E61" w:rsidRDefault="009C34E1" w:rsidP="009C34E1">
      <w:pPr>
        <w:spacing w:after="0"/>
        <w:jc w:val="both"/>
        <w:rPr>
          <w:ins w:id="127" w:author="Rodrigo Tomas" w:date="2026-08-19T10:49:00Z"/>
          <w:rFonts w:ascii="Arial Narrow" w:hAnsi="Arial Narrow" w:cs="Arial"/>
          <w:b/>
          <w:bCs/>
          <w:sz w:val="24"/>
          <w:szCs w:val="24"/>
        </w:rPr>
      </w:pPr>
    </w:p>
    <w:p w14:paraId="6B51F909" w14:textId="77777777" w:rsidR="009C34E1" w:rsidRPr="00A67C5C" w:rsidRDefault="009C34E1" w:rsidP="009C34E1">
      <w:pPr>
        <w:spacing w:after="0"/>
        <w:jc w:val="both"/>
        <w:rPr>
          <w:rFonts w:ascii="Arial Narrow" w:eastAsia="Times New Roman" w:hAnsi="Arial Narrow" w:cs="Arial"/>
          <w:b/>
          <w:sz w:val="24"/>
          <w:szCs w:val="24"/>
          <w:lang w:eastAsia="es-PA"/>
        </w:rPr>
      </w:pPr>
      <w:ins w:id="128" w:author="Rodrigo Tomas" w:date="2026-08-19T10:49:00Z">
        <w:r w:rsidRPr="00E43E61">
          <w:rPr>
            <w:rFonts w:ascii="Arial Narrow" w:hAnsi="Arial Narrow" w:cs="Arial"/>
            <w:sz w:val="24"/>
            <w:szCs w:val="24"/>
          </w:rPr>
          <w:t>El incumplimiento de esta cláusula constituirá causal de resolución inmediata del contrato, sin perjuicio de las acciones civiles, administrativas y penales correspondientes.</w:t>
        </w:r>
      </w:ins>
    </w:p>
    <w:p w14:paraId="42CBB9F1" w14:textId="77777777" w:rsidR="004C0010" w:rsidRPr="00A67C5C" w:rsidRDefault="004C0010" w:rsidP="00476660">
      <w:pPr>
        <w:spacing w:after="0"/>
        <w:jc w:val="both"/>
        <w:rPr>
          <w:rFonts w:ascii="Arial Narrow" w:eastAsia="Times New Roman" w:hAnsi="Arial Narrow" w:cs="Arial"/>
          <w:b/>
          <w:sz w:val="24"/>
          <w:szCs w:val="24"/>
          <w:lang w:eastAsia="es-PA"/>
        </w:rPr>
      </w:pPr>
    </w:p>
    <w:p w14:paraId="1CA92D24" w14:textId="77777777" w:rsidR="004C0010" w:rsidRPr="00A67C5C" w:rsidRDefault="004C0010" w:rsidP="00476660">
      <w:pPr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VIGÉSIMA </w:t>
      </w:r>
      <w:r w:rsidR="00035980" w:rsidRPr="00A67C5C">
        <w:rPr>
          <w:rFonts w:ascii="Arial Narrow" w:hAnsi="Arial Narrow" w:cs="Arial"/>
          <w:b/>
          <w:sz w:val="24"/>
          <w:szCs w:val="24"/>
        </w:rPr>
        <w:t>SE</w:t>
      </w:r>
      <w:r w:rsidR="003905F1">
        <w:rPr>
          <w:rFonts w:ascii="Arial Narrow" w:hAnsi="Arial Narrow" w:cs="Arial"/>
          <w:b/>
          <w:sz w:val="24"/>
          <w:szCs w:val="24"/>
        </w:rPr>
        <w:t>XT</w:t>
      </w:r>
      <w:r w:rsidR="00035980" w:rsidRPr="00A67C5C">
        <w:rPr>
          <w:rFonts w:ascii="Arial Narrow" w:hAnsi="Arial Narrow" w:cs="Arial"/>
          <w:b/>
          <w:sz w:val="24"/>
          <w:szCs w:val="24"/>
        </w:rPr>
        <w:t>A</w:t>
      </w:r>
      <w:r w:rsidR="00A25663" w:rsidRPr="00A67C5C">
        <w:rPr>
          <w:rFonts w:ascii="Arial Narrow" w:hAnsi="Arial Narrow" w:cs="Arial"/>
          <w:b/>
          <w:bCs/>
          <w:sz w:val="24"/>
          <w:szCs w:val="24"/>
        </w:rPr>
        <w:t>. -</w:t>
      </w:r>
      <w:r w:rsidRPr="00A67C5C">
        <w:rPr>
          <w:rFonts w:ascii="Arial Narrow" w:hAnsi="Arial Narrow" w:cs="Arial"/>
          <w:b/>
          <w:bCs/>
          <w:sz w:val="24"/>
          <w:szCs w:val="24"/>
        </w:rPr>
        <w:t xml:space="preserve"> CÓDIGO DE ÉTICA: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bCs/>
          <w:sz w:val="24"/>
          <w:szCs w:val="24"/>
        </w:rPr>
        <w:t>EL CONSULTOR</w:t>
      </w:r>
      <w:r w:rsidRPr="00A67C5C">
        <w:rPr>
          <w:rFonts w:ascii="Arial Narrow" w:hAnsi="Arial Narrow" w:cs="Arial"/>
          <w:sz w:val="24"/>
          <w:szCs w:val="24"/>
        </w:rPr>
        <w:t xml:space="preserve">, </w:t>
      </w:r>
      <w:r w:rsidRPr="00A67C5C">
        <w:rPr>
          <w:rFonts w:ascii="Arial Narrow" w:hAnsi="Arial Narrow" w:cs="Arial"/>
          <w:sz w:val="24"/>
          <w:szCs w:val="24"/>
          <w:lang w:eastAsia="es-PA"/>
        </w:rPr>
        <w:t xml:space="preserve">acepta que conoce el código de ética que se encuentra en la página Web de </w:t>
      </w:r>
      <w:r w:rsidRPr="00A67C5C">
        <w:rPr>
          <w:rFonts w:ascii="Arial Narrow" w:hAnsi="Arial Narrow" w:cs="Arial"/>
          <w:b/>
          <w:bCs/>
          <w:sz w:val="24"/>
          <w:szCs w:val="24"/>
          <w:lang w:eastAsia="es-PA"/>
        </w:rPr>
        <w:t>LA CONTRATANTE</w:t>
      </w:r>
      <w:r w:rsidRPr="00A67C5C">
        <w:rPr>
          <w:rFonts w:ascii="Arial Narrow" w:hAnsi="Arial Narrow" w:cs="Arial"/>
          <w:sz w:val="24"/>
          <w:szCs w:val="24"/>
        </w:rPr>
        <w:t xml:space="preserve"> </w:t>
      </w:r>
      <w:hyperlink r:id="rId14" w:history="1">
        <w:r w:rsidR="00E81ACF" w:rsidRPr="00A67C5C">
          <w:rPr>
            <w:rStyle w:val="Hipervnculo"/>
            <w:rFonts w:ascii="Arial Narrow" w:hAnsi="Arial Narrow"/>
            <w:sz w:val="24"/>
            <w:szCs w:val="24"/>
          </w:rPr>
          <w:t>https://naturapanama.org/wp-content/uploads/2023/05/Codigo-Etica_FN_2014_VF-1.pdf</w:t>
        </w:r>
      </w:hyperlink>
      <w:r w:rsidR="00E81ACF" w:rsidRPr="00A67C5C">
        <w:rPr>
          <w:rFonts w:ascii="Arial Narrow" w:hAnsi="Arial Narrow"/>
          <w:sz w:val="24"/>
          <w:szCs w:val="24"/>
        </w:rPr>
        <w:t xml:space="preserve"> </w:t>
      </w:r>
      <w:r w:rsidR="00E851DF" w:rsidRPr="00A67C5C">
        <w:rPr>
          <w:rFonts w:ascii="Arial Narrow" w:hAnsi="Arial Narrow"/>
          <w:sz w:val="24"/>
          <w:szCs w:val="24"/>
        </w:rPr>
        <w:t>,</w:t>
      </w:r>
      <w:r w:rsidRPr="00A67C5C">
        <w:rPr>
          <w:rFonts w:ascii="Arial Narrow" w:hAnsi="Arial Narrow" w:cs="Arial"/>
          <w:sz w:val="24"/>
          <w:szCs w:val="24"/>
        </w:rPr>
        <w:t xml:space="preserve"> por</w:t>
      </w:r>
      <w:r w:rsidR="00615A0D" w:rsidRPr="00A67C5C">
        <w:rPr>
          <w:rFonts w:ascii="Arial Narrow" w:hAnsi="Arial Narrow" w:cs="Arial"/>
          <w:sz w:val="24"/>
          <w:szCs w:val="24"/>
        </w:rPr>
        <w:t xml:space="preserve"> lo</w:t>
      </w:r>
      <w:r w:rsidRPr="00A67C5C">
        <w:rPr>
          <w:rFonts w:ascii="Arial Narrow" w:hAnsi="Arial Narrow" w:cs="Arial"/>
          <w:sz w:val="24"/>
          <w:szCs w:val="24"/>
        </w:rPr>
        <w:t xml:space="preserve"> tanto, se obliga jurídicamente a su cumplimiento e implementación durante la ejecución del presente contrato. El código de ética es un instrumento de </w:t>
      </w:r>
      <w:r w:rsidRPr="00A67C5C">
        <w:rPr>
          <w:rFonts w:ascii="Arial Narrow" w:hAnsi="Arial Narrow" w:cs="Arial"/>
          <w:b/>
          <w:bCs/>
          <w:sz w:val="24"/>
          <w:szCs w:val="24"/>
        </w:rPr>
        <w:t>LA CONTRATANTE</w:t>
      </w:r>
      <w:r w:rsidRPr="00A67C5C">
        <w:rPr>
          <w:rFonts w:ascii="Arial Narrow" w:hAnsi="Arial Narrow" w:cs="Arial"/>
          <w:sz w:val="24"/>
          <w:szCs w:val="24"/>
        </w:rPr>
        <w:t xml:space="preserve"> que contiene los enunciados de comportamiento que el equipo de colaboradores debe cumplir, los cuales son extensivos a los actores con los cuales interactúa la Fundación, entre ellos: todos los integrantes de la Fundación, los proveedores y contratistas, voluntarios, las organizaciones ejecutoras de recursos, los socios estratégicos y los donantes, tanto en sus relaciones internas como en aquellas que establezcan con terceras personas.</w:t>
      </w:r>
    </w:p>
    <w:p w14:paraId="213588B5" w14:textId="77777777" w:rsidR="004C0010" w:rsidRPr="00A67C5C" w:rsidRDefault="00A14AFA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A67C5C">
        <w:rPr>
          <w:rFonts w:ascii="Arial Narrow" w:hAnsi="Arial Narrow" w:cs="Arial"/>
          <w:b/>
          <w:sz w:val="24"/>
          <w:szCs w:val="24"/>
        </w:rPr>
        <w:t xml:space="preserve">VIGÉSIMA </w:t>
      </w:r>
      <w:r w:rsidR="003905F1">
        <w:rPr>
          <w:rFonts w:ascii="Arial Narrow" w:hAnsi="Arial Narrow" w:cs="Arial"/>
          <w:b/>
          <w:sz w:val="24"/>
          <w:szCs w:val="24"/>
        </w:rPr>
        <w:t>SEPTIM</w:t>
      </w:r>
      <w:r w:rsidR="00035980" w:rsidRPr="00A67C5C">
        <w:rPr>
          <w:rFonts w:ascii="Arial Narrow" w:hAnsi="Arial Narrow" w:cs="Arial"/>
          <w:b/>
          <w:sz w:val="24"/>
          <w:szCs w:val="24"/>
        </w:rPr>
        <w:t>A</w:t>
      </w:r>
      <w:r w:rsidR="0029356C" w:rsidRPr="00A67C5C">
        <w:rPr>
          <w:rFonts w:ascii="Arial Narrow" w:hAnsi="Arial Narrow" w:cs="Arial"/>
          <w:b/>
          <w:sz w:val="24"/>
          <w:szCs w:val="24"/>
        </w:rPr>
        <w:t>. -</w:t>
      </w:r>
      <w:r w:rsidR="004C0010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4C0010" w:rsidRPr="00A67C5C">
        <w:rPr>
          <w:rFonts w:ascii="Arial Narrow" w:hAnsi="Arial Narrow" w:cs="Arial"/>
          <w:b/>
          <w:bCs/>
          <w:sz w:val="24"/>
          <w:szCs w:val="24"/>
        </w:rPr>
        <w:t>POLÍTICA DE SALVAGUARDAS AMBIENTALES Y SOCIALES Y, GÉNERO</w:t>
      </w:r>
      <w:r w:rsidR="004C0010" w:rsidRPr="00A67C5C">
        <w:rPr>
          <w:rFonts w:ascii="Arial Narrow" w:hAnsi="Arial Narrow" w:cs="Arial"/>
          <w:b/>
          <w:sz w:val="24"/>
          <w:szCs w:val="24"/>
        </w:rPr>
        <w:t>: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4C0010" w:rsidRPr="00A67C5C">
        <w:rPr>
          <w:rFonts w:ascii="Arial Narrow" w:hAnsi="Arial Narrow" w:cs="Arial"/>
          <w:b/>
          <w:sz w:val="24"/>
          <w:szCs w:val="24"/>
        </w:rPr>
        <w:t>,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 </w:t>
      </w:r>
      <w:r w:rsidR="004C0010" w:rsidRPr="00A67C5C">
        <w:rPr>
          <w:rFonts w:ascii="Arial Narrow" w:eastAsia="Times New Roman" w:hAnsi="Arial Narrow" w:cs="Arial"/>
          <w:sz w:val="24"/>
          <w:szCs w:val="24"/>
          <w:lang w:eastAsia="es-PA"/>
        </w:rPr>
        <w:t xml:space="preserve">acepta que conoce la política de salvaguardas ambientales y sociales que se encuentra en la página Web de </w:t>
      </w:r>
      <w:r w:rsidR="004C0010" w:rsidRPr="00A67C5C">
        <w:rPr>
          <w:rFonts w:ascii="Arial Narrow" w:eastAsia="Times New Roman" w:hAnsi="Arial Narrow" w:cs="Arial"/>
          <w:b/>
          <w:sz w:val="24"/>
          <w:szCs w:val="24"/>
          <w:lang w:eastAsia="es-PA"/>
        </w:rPr>
        <w:t xml:space="preserve">LA CONTRATANTE </w:t>
      </w:r>
      <w:bookmarkStart w:id="129" w:name="_Hlk195018035"/>
      <w:r w:rsidR="00E81ACF" w:rsidRPr="00A67C5C">
        <w:rPr>
          <w:rFonts w:ascii="Arial Narrow" w:hAnsi="Arial Narrow" w:cs="Arial"/>
          <w:sz w:val="24"/>
          <w:szCs w:val="24"/>
        </w:rPr>
        <w:fldChar w:fldCharType="begin"/>
      </w:r>
      <w:r w:rsidR="00E81ACF" w:rsidRPr="00A67C5C">
        <w:rPr>
          <w:rFonts w:ascii="Arial Narrow" w:hAnsi="Arial Narrow" w:cs="Arial"/>
          <w:sz w:val="24"/>
          <w:szCs w:val="24"/>
        </w:rPr>
        <w:instrText>HYPERLINK "https://naturapanama.org/wp-content/uploads/2023/05/FN_Pol_Salvag-Amb_Soc_VF_2015.pdf"</w:instrText>
      </w:r>
      <w:r w:rsidR="00E81ACF" w:rsidRPr="00A67C5C">
        <w:rPr>
          <w:rFonts w:ascii="Arial Narrow" w:hAnsi="Arial Narrow" w:cs="Arial"/>
          <w:sz w:val="24"/>
          <w:szCs w:val="24"/>
        </w:rPr>
      </w:r>
      <w:r w:rsidR="00E81ACF" w:rsidRPr="00A67C5C">
        <w:rPr>
          <w:rFonts w:ascii="Arial Narrow" w:hAnsi="Arial Narrow" w:cs="Arial"/>
          <w:sz w:val="24"/>
          <w:szCs w:val="24"/>
        </w:rPr>
        <w:fldChar w:fldCharType="separate"/>
      </w:r>
      <w:r w:rsidR="00E81ACF" w:rsidRPr="00A67C5C">
        <w:rPr>
          <w:rStyle w:val="Hipervnculo"/>
          <w:rFonts w:ascii="Arial Narrow" w:hAnsi="Arial Narrow" w:cs="Arial"/>
          <w:sz w:val="24"/>
          <w:szCs w:val="24"/>
        </w:rPr>
        <w:t>https://naturapanama.org/wp-content/uploads/2023/05/FN_Pol_Salvag-Amb_Soc_VF_2015.pdf</w:t>
      </w:r>
      <w:bookmarkEnd w:id="129"/>
      <w:r w:rsidR="00E81ACF" w:rsidRPr="00A67C5C">
        <w:rPr>
          <w:rFonts w:ascii="Arial Narrow" w:hAnsi="Arial Narrow" w:cs="Arial"/>
          <w:sz w:val="24"/>
          <w:szCs w:val="24"/>
        </w:rPr>
        <w:fldChar w:fldCharType="end"/>
      </w:r>
      <w:r w:rsidR="004C0010" w:rsidRPr="00A67C5C">
        <w:rPr>
          <w:rFonts w:ascii="Arial Narrow" w:hAnsi="Arial Narrow" w:cs="Arial"/>
          <w:sz w:val="24"/>
          <w:szCs w:val="24"/>
        </w:rPr>
        <w:t>.</w:t>
      </w:r>
      <w:r w:rsidR="00E81ACF" w:rsidRPr="00A67C5C">
        <w:rPr>
          <w:rFonts w:ascii="Arial Narrow" w:hAnsi="Arial Narrow" w:cs="Arial"/>
          <w:sz w:val="24"/>
          <w:szCs w:val="24"/>
        </w:rPr>
        <w:t xml:space="preserve"> </w:t>
      </w:r>
      <w:r w:rsidR="00615A0D" w:rsidRPr="00A67C5C">
        <w:rPr>
          <w:rFonts w:ascii="Arial Narrow" w:hAnsi="Arial Narrow" w:cs="Arial"/>
          <w:sz w:val="24"/>
          <w:szCs w:val="24"/>
        </w:rPr>
        <w:t xml:space="preserve">por 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lo tanto, se obliga jurídicamente a su cumplimiento e implementación durante la ejecución del presente </w:t>
      </w:r>
      <w:r w:rsidR="003120B4" w:rsidRPr="00A67C5C">
        <w:rPr>
          <w:rFonts w:ascii="Arial Narrow" w:hAnsi="Arial Narrow" w:cs="Arial"/>
          <w:sz w:val="24"/>
          <w:szCs w:val="24"/>
        </w:rPr>
        <w:t>C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ontrato. La política es un instrumento de </w:t>
      </w:r>
      <w:r w:rsidR="004C0010" w:rsidRPr="00A67C5C">
        <w:rPr>
          <w:rFonts w:ascii="Arial Narrow" w:hAnsi="Arial Narrow" w:cs="Arial"/>
          <w:b/>
          <w:sz w:val="24"/>
          <w:szCs w:val="24"/>
        </w:rPr>
        <w:t xml:space="preserve">LA CONTRATANTE </w:t>
      </w:r>
      <w:r w:rsidR="004C0010" w:rsidRPr="00A67C5C">
        <w:rPr>
          <w:rFonts w:ascii="Arial Narrow" w:hAnsi="Arial Narrow" w:cs="Arial"/>
          <w:sz w:val="24"/>
          <w:szCs w:val="24"/>
        </w:rPr>
        <w:t>para asegurar la calidad de la gestión ambiental y social con respeto a los derechos humanos y la sostenibilidad del desarrollo y, se basa en las normas legales y reglamentarias vigentes en la República de Panamá.</w:t>
      </w:r>
    </w:p>
    <w:p w14:paraId="1DCA5E4C" w14:textId="77777777" w:rsidR="004C0010" w:rsidRPr="00A67C5C" w:rsidRDefault="004C0010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14:paraId="77905B94" w14:textId="77777777" w:rsidR="004C0010" w:rsidRPr="00A67C5C" w:rsidRDefault="00A14AFA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  <w:r w:rsidRPr="00CA2032">
        <w:rPr>
          <w:rFonts w:ascii="Arial Narrow" w:hAnsi="Arial Narrow" w:cs="Arial"/>
          <w:b/>
          <w:sz w:val="24"/>
          <w:szCs w:val="24"/>
        </w:rPr>
        <w:t xml:space="preserve">VIGÉSIMA </w:t>
      </w:r>
      <w:r w:rsidR="003905F1" w:rsidRPr="00CA2032">
        <w:rPr>
          <w:rFonts w:ascii="Arial Narrow" w:hAnsi="Arial Narrow" w:cs="Arial"/>
          <w:b/>
          <w:sz w:val="24"/>
          <w:szCs w:val="24"/>
        </w:rPr>
        <w:t>OCTAV</w:t>
      </w:r>
      <w:r w:rsidR="00035980" w:rsidRPr="00CA2032">
        <w:rPr>
          <w:rFonts w:ascii="Arial Narrow" w:hAnsi="Arial Narrow" w:cs="Arial"/>
          <w:b/>
          <w:sz w:val="24"/>
          <w:szCs w:val="24"/>
        </w:rPr>
        <w:t>A</w:t>
      </w:r>
      <w:r w:rsidR="00A25663" w:rsidRPr="00CA2032">
        <w:rPr>
          <w:rFonts w:ascii="Arial Narrow" w:hAnsi="Arial Narrow" w:cs="Arial"/>
          <w:b/>
          <w:sz w:val="24"/>
          <w:szCs w:val="24"/>
        </w:rPr>
        <w:t>.</w:t>
      </w:r>
      <w:r w:rsidR="00A25663" w:rsidRPr="00A67C5C">
        <w:rPr>
          <w:rFonts w:ascii="Arial Narrow" w:hAnsi="Arial Narrow" w:cs="Arial"/>
          <w:b/>
          <w:sz w:val="24"/>
          <w:szCs w:val="24"/>
        </w:rPr>
        <w:t xml:space="preserve"> -</w:t>
      </w:r>
      <w:r w:rsidR="004C0010" w:rsidRPr="00A67C5C">
        <w:rPr>
          <w:rFonts w:ascii="Arial Narrow" w:hAnsi="Arial Narrow" w:cs="Arial"/>
          <w:b/>
          <w:sz w:val="24"/>
          <w:szCs w:val="24"/>
        </w:rPr>
        <w:t xml:space="preserve"> PROTECCIÓN AL AMBIENTE: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4C0010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4C0010" w:rsidRPr="00A67C5C">
        <w:rPr>
          <w:rFonts w:ascii="Arial Narrow" w:hAnsi="Arial Narrow" w:cs="Arial"/>
          <w:sz w:val="24"/>
          <w:szCs w:val="24"/>
        </w:rPr>
        <w:t>tramitará</w:t>
      </w:r>
      <w:r w:rsidR="004C0010" w:rsidRPr="00A67C5C">
        <w:rPr>
          <w:rFonts w:ascii="Arial Narrow" w:hAnsi="Arial Narrow" w:cs="Arial"/>
          <w:b/>
          <w:sz w:val="24"/>
          <w:szCs w:val="24"/>
        </w:rPr>
        <w:t xml:space="preserve"> 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los permisos necesarios para el cumplimiento de </w:t>
      </w:r>
      <w:r w:rsidR="004C0010" w:rsidRPr="00A67C5C">
        <w:rPr>
          <w:rFonts w:ascii="Arial Narrow" w:hAnsi="Arial Narrow" w:cs="Arial"/>
          <w:b/>
          <w:sz w:val="24"/>
          <w:szCs w:val="24"/>
        </w:rPr>
        <w:t>LOS SERVICIOS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 contratados y tomará las medidas necesarias para que las acciones desarrolladas durante la ejecución de </w:t>
      </w:r>
      <w:r w:rsidR="004C0010" w:rsidRPr="00A67C5C">
        <w:rPr>
          <w:rFonts w:ascii="Arial Narrow" w:hAnsi="Arial Narrow" w:cs="Arial"/>
          <w:b/>
          <w:sz w:val="24"/>
          <w:szCs w:val="24"/>
        </w:rPr>
        <w:t>LOS SERVICIOS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 protejan al ambiente, tanto en el área de influencia directa de </w:t>
      </w:r>
      <w:r w:rsidR="004C0010" w:rsidRPr="00A67C5C">
        <w:rPr>
          <w:rFonts w:ascii="Arial Narrow" w:hAnsi="Arial Narrow" w:cs="Arial"/>
          <w:b/>
          <w:sz w:val="24"/>
          <w:szCs w:val="24"/>
        </w:rPr>
        <w:t>LOS SERVICIOS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 como en sus alrededores. Igualmente se compromete a limitar perjuicios y molestias resultantes de contaminación, ruido y otros derivados de sus operaciones, a personas y propiedades. En todo caso, </w:t>
      </w:r>
      <w:r w:rsidR="00086932" w:rsidRPr="00A67C5C">
        <w:rPr>
          <w:rFonts w:ascii="Arial Narrow" w:hAnsi="Arial Narrow" w:cs="Arial"/>
          <w:b/>
          <w:sz w:val="24"/>
          <w:szCs w:val="24"/>
        </w:rPr>
        <w:t>EL CONSULTOR</w:t>
      </w:r>
      <w:r w:rsidR="004C0010" w:rsidRPr="00A67C5C">
        <w:rPr>
          <w:rFonts w:ascii="Arial Narrow" w:hAnsi="Arial Narrow" w:cs="Arial"/>
          <w:sz w:val="24"/>
          <w:szCs w:val="24"/>
        </w:rPr>
        <w:t xml:space="preserve"> asegurará que las emisiones o descargas durante el período de vigencia del Contrato están de acuerdo con los valores permitidos por la legislación vigente cuando apliquen.</w:t>
      </w:r>
    </w:p>
    <w:p w14:paraId="78163206" w14:textId="77777777" w:rsidR="00A14AFA" w:rsidRPr="00A67C5C" w:rsidRDefault="00A14AFA" w:rsidP="00476660">
      <w:pPr>
        <w:spacing w:after="0"/>
        <w:jc w:val="both"/>
        <w:rPr>
          <w:rFonts w:ascii="Arial Narrow" w:hAnsi="Arial Narrow" w:cs="Arial"/>
          <w:sz w:val="24"/>
          <w:szCs w:val="24"/>
        </w:rPr>
      </w:pPr>
    </w:p>
    <w:p w14:paraId="068A1ABA" w14:textId="77777777" w:rsidR="00A14AFA" w:rsidRPr="00A67C5C" w:rsidRDefault="00CA2032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CR" w:eastAsia="es-PA"/>
        </w:rPr>
      </w:pPr>
      <w:r w:rsidRPr="00CA2032">
        <w:rPr>
          <w:rFonts w:ascii="Arial Narrow" w:hAnsi="Arial Narrow" w:cs="Arial"/>
          <w:b/>
          <w:sz w:val="24"/>
          <w:szCs w:val="24"/>
        </w:rPr>
        <w:t xml:space="preserve">VIGÉSIMA </w:t>
      </w:r>
      <w:r>
        <w:rPr>
          <w:rFonts w:ascii="Arial Narrow" w:hAnsi="Arial Narrow" w:cs="Arial"/>
          <w:b/>
          <w:sz w:val="24"/>
          <w:szCs w:val="24"/>
        </w:rPr>
        <w:t>NOVENA</w:t>
      </w:r>
      <w:r w:rsidR="00A25663"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. -</w:t>
      </w:r>
      <w:r w:rsidR="00A14AFA"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 CONTRATO ÍNTEGRO: </w:t>
      </w:r>
      <w:r w:rsidR="00A14AFA" w:rsidRPr="00A67C5C">
        <w:rPr>
          <w:rFonts w:ascii="Arial Narrow" w:eastAsia="Times New Roman" w:hAnsi="Arial Narrow" w:cs="Arial"/>
          <w:sz w:val="24"/>
          <w:szCs w:val="24"/>
          <w:lang w:val="es-CR" w:eastAsia="es-PA"/>
        </w:rPr>
        <w:t xml:space="preserve">El presente Contrato contiene las estipulaciones y acuerdos convenidos entre </w:t>
      </w:r>
      <w:r w:rsidR="00A14AFA" w:rsidRPr="00A67C5C">
        <w:rPr>
          <w:rFonts w:ascii="Arial Narrow" w:eastAsia="Times New Roman" w:hAnsi="Arial Narrow" w:cs="Arial"/>
          <w:b/>
          <w:bCs/>
          <w:sz w:val="24"/>
          <w:szCs w:val="24"/>
          <w:lang w:val="es-CR" w:eastAsia="es-PA"/>
        </w:rPr>
        <w:t>LAS PARTES</w:t>
      </w:r>
      <w:r w:rsidR="00A14AFA" w:rsidRPr="00A67C5C">
        <w:rPr>
          <w:rFonts w:ascii="Arial Narrow" w:eastAsia="Times New Roman" w:hAnsi="Arial Narrow" w:cs="Arial"/>
          <w:sz w:val="24"/>
          <w:szCs w:val="24"/>
          <w:lang w:val="es-CR" w:eastAsia="es-PA"/>
        </w:rPr>
        <w:t xml:space="preserve"> por lo que, en caso de ambigüedad, duda o desacuerdo sobre su interpretación, prevalecerá su redacción. Asimismo, se establece que, si alguna de las disposiciones de este Contrato se declarara inválida, las demás no serán afectadas y permanecerán plenamente vigentes.</w:t>
      </w:r>
    </w:p>
    <w:p w14:paraId="7B2FFF80" w14:textId="77777777" w:rsidR="00615A0D" w:rsidRPr="00A67C5C" w:rsidRDefault="00615A0D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CR" w:eastAsia="es-PA"/>
        </w:rPr>
      </w:pPr>
    </w:p>
    <w:p w14:paraId="7B69B899" w14:textId="77777777" w:rsidR="00615A0D" w:rsidRPr="00A67C5C" w:rsidRDefault="00615A0D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CR" w:eastAsia="es-PA"/>
        </w:rPr>
      </w:pPr>
      <w:bookmarkStart w:id="130" w:name="_Hlk215474645"/>
      <w:r w:rsidRPr="00A67C5C">
        <w:rPr>
          <w:rFonts w:ascii="Arial Narrow" w:hAnsi="Arial Narrow" w:cs="Arial"/>
          <w:b/>
          <w:sz w:val="24"/>
          <w:szCs w:val="24"/>
        </w:rPr>
        <w:t>TRIGESIMA</w:t>
      </w:r>
      <w:r w:rsidR="006B0223" w:rsidRPr="00A67C5C">
        <w:rPr>
          <w:rFonts w:ascii="Arial Narrow" w:hAnsi="Arial Narrow" w:cs="Arial"/>
          <w:b/>
          <w:sz w:val="24"/>
          <w:szCs w:val="24"/>
        </w:rPr>
        <w:t xml:space="preserve">. - </w:t>
      </w:r>
      <w:r w:rsidR="006B0223"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NO RENUNCIA DE DERECHO</w:t>
      </w:r>
      <w:r w:rsidR="004806E8" w:rsidRPr="00A67C5C">
        <w:rPr>
          <w:rFonts w:ascii="Arial Narrow" w:hAnsi="Arial Narrow" w:cs="Arial"/>
          <w:b/>
          <w:sz w:val="24"/>
          <w:szCs w:val="24"/>
          <w:lang w:val="es-ES_tradnl"/>
        </w:rPr>
        <w:t>:</w:t>
      </w:r>
      <w:r w:rsidR="004806E8" w:rsidRPr="00A67C5C">
        <w:rPr>
          <w:rFonts w:ascii="Arial Narrow" w:hAnsi="Arial Narrow" w:cs="Arial"/>
          <w:sz w:val="24"/>
          <w:szCs w:val="24"/>
          <w:lang w:val="es-ES_tradnl"/>
        </w:rPr>
        <w:t xml:space="preserve"> </w:t>
      </w:r>
      <w:r w:rsidRPr="00A67C5C">
        <w:rPr>
          <w:rFonts w:ascii="Arial Narrow" w:hAnsi="Arial Narrow" w:cs="Arial"/>
          <w:sz w:val="24"/>
          <w:szCs w:val="24"/>
          <w:lang w:val="es"/>
        </w:rPr>
        <w:t>El hecho de que una de las partes permita una o varias veces, que la otra parte incumpla imperfectamente o en forma distinta de la pactada o no insista  en el cumplimiento exacto de tales obligaciones o no ejerza oportunamente los derechos contractuales o legales que le correspondan, no se reputara ni equivaldrá a modificaciones del presente contrato, ni obstara en ningún caso para que dicha parte, en el futuro insista en el cumplimiento fiel y específico de las obligaciones que corren a cargo de la otra, o ejerza los derechos convencionales o legales de que sea titular.</w:t>
      </w:r>
      <w:bookmarkEnd w:id="130"/>
    </w:p>
    <w:p w14:paraId="21DBC364" w14:textId="77777777" w:rsidR="00A14AFA" w:rsidRPr="00A67C5C" w:rsidRDefault="00A14AFA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CR" w:eastAsia="es-PA"/>
        </w:rPr>
      </w:pPr>
    </w:p>
    <w:p w14:paraId="06E385E9" w14:textId="77777777" w:rsidR="00A14AFA" w:rsidRPr="00A67C5C" w:rsidRDefault="00A25663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CR" w:eastAsia="es-PA"/>
        </w:rPr>
      </w:pPr>
      <w:r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TRIGÉSIMA</w:t>
      </w:r>
      <w:r w:rsidR="00615A0D"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 </w:t>
      </w:r>
      <w:r w:rsidR="00CA2032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PRIMERA</w:t>
      </w:r>
      <w:r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. -</w:t>
      </w:r>
      <w:r w:rsidR="00A14AFA"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 xml:space="preserve"> L</w:t>
      </w:r>
      <w:r w:rsidR="00A14AFA"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EY QUE RIGE EL CONTRATO: </w:t>
      </w:r>
      <w:r w:rsidR="00A14AFA" w:rsidRPr="00A67C5C">
        <w:rPr>
          <w:rFonts w:ascii="Arial Narrow" w:eastAsia="Times New Roman" w:hAnsi="Arial Narrow" w:cs="Arial"/>
          <w:sz w:val="24"/>
          <w:szCs w:val="24"/>
          <w:lang w:val="es-CR" w:eastAsia="es-PA"/>
        </w:rPr>
        <w:t xml:space="preserve">Legislación aplicable: Este contrato, los anexos y cualquier otro documento que forme parte integral del mismo serán regidos e interpretados conforme a las leyes de la República de Panamá. </w:t>
      </w:r>
    </w:p>
    <w:p w14:paraId="6194E00F" w14:textId="77777777" w:rsidR="00A14AFA" w:rsidRPr="00A67C5C" w:rsidRDefault="00A14AFA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CR" w:eastAsia="es-PA"/>
        </w:rPr>
      </w:pPr>
    </w:p>
    <w:p w14:paraId="276483EE" w14:textId="77777777" w:rsidR="00A14AFA" w:rsidRPr="00A67C5C" w:rsidRDefault="00A14AFA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CR" w:eastAsia="es-PA"/>
        </w:rPr>
      </w:pPr>
      <w:r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TRIGÉSIMA </w:t>
      </w:r>
      <w:r w:rsidR="00CA2032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SEGUNDA</w:t>
      </w:r>
      <w:r w:rsidR="00A25663"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. -</w:t>
      </w:r>
      <w:r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 IDIOMA OFICIAL: </w:t>
      </w:r>
      <w:r w:rsidRPr="00A67C5C">
        <w:rPr>
          <w:rFonts w:ascii="Arial Narrow" w:eastAsia="Times New Roman" w:hAnsi="Arial Narrow" w:cs="Arial"/>
          <w:sz w:val="24"/>
          <w:szCs w:val="24"/>
          <w:lang w:val="es-CR" w:eastAsia="es-PA"/>
        </w:rPr>
        <w:t>El presente Contrato ha sido redactado en español, que será el idioma de control para todos los asuntos relacionados con el significado e interpretación de los términos y condiciones del presente documento.</w:t>
      </w:r>
      <w:r w:rsidRPr="00A67C5C">
        <w:rPr>
          <w:rFonts w:ascii="Arial Narrow" w:eastAsia="Times New Roman" w:hAnsi="Arial Narrow"/>
          <w:noProof/>
          <w:sz w:val="24"/>
          <w:szCs w:val="24"/>
          <w:lang w:val="es-CR" w:eastAsia="es-PA"/>
        </w:rPr>
        <w:t xml:space="preserve"> </w:t>
      </w:r>
    </w:p>
    <w:p w14:paraId="56260B30" w14:textId="77777777" w:rsidR="00A14AFA" w:rsidRPr="00A67C5C" w:rsidRDefault="00A14AFA" w:rsidP="00476660">
      <w:pPr>
        <w:spacing w:after="0"/>
        <w:jc w:val="both"/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</w:pPr>
    </w:p>
    <w:p w14:paraId="0C882674" w14:textId="77777777" w:rsidR="00A14AFA" w:rsidRPr="00A67C5C" w:rsidRDefault="00A14AFA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CR" w:eastAsia="es-PA"/>
        </w:rPr>
      </w:pPr>
      <w:r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TRIGÉSIMA </w:t>
      </w:r>
      <w:r w:rsidR="00CA2032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TERCERA</w:t>
      </w:r>
      <w:r w:rsidR="00A25663"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. -</w:t>
      </w:r>
      <w:r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 xml:space="preserve"> MODIFICACIÓN DEL CONTRATO. </w:t>
      </w:r>
      <w:r w:rsidRPr="00A67C5C">
        <w:rPr>
          <w:rFonts w:ascii="Arial Narrow" w:eastAsia="Times New Roman" w:hAnsi="Arial Narrow" w:cs="Arial"/>
          <w:sz w:val="24"/>
          <w:szCs w:val="24"/>
          <w:lang w:val="es-CR" w:eastAsia="es-PA"/>
        </w:rPr>
        <w:t>El presente Contrato podrá ser modificado, adicionado o prorrogado de común acuerdo, mediante adenda firmada por ambas Partes, siguiendo las reglas establecidas en este documento para esos casos.</w:t>
      </w:r>
    </w:p>
    <w:p w14:paraId="5E37E6D6" w14:textId="77777777" w:rsidR="00EA317F" w:rsidRPr="00A67C5C" w:rsidRDefault="00EA317F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s-ES"/>
        </w:rPr>
      </w:pPr>
      <w:bookmarkStart w:id="131" w:name="_Hlk215474710"/>
    </w:p>
    <w:p w14:paraId="219F9083" w14:textId="77777777" w:rsidR="00615A0D" w:rsidRPr="00A67C5C" w:rsidRDefault="00615A0D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s-ES"/>
        </w:rPr>
      </w:pPr>
      <w:r w:rsidRPr="00A67C5C">
        <w:rPr>
          <w:rFonts w:ascii="Arial Narrow" w:hAnsi="Arial Narrow" w:cs="Arial"/>
          <w:b/>
          <w:sz w:val="24"/>
          <w:szCs w:val="24"/>
          <w:lang w:val="es-ES"/>
        </w:rPr>
        <w:t xml:space="preserve">TRIGÉSIMA </w:t>
      </w:r>
      <w:r w:rsidR="00CA2032">
        <w:rPr>
          <w:rFonts w:ascii="Arial Narrow" w:hAnsi="Arial Narrow" w:cs="Arial"/>
          <w:b/>
          <w:sz w:val="24"/>
          <w:szCs w:val="24"/>
          <w:lang w:val="es-ES"/>
        </w:rPr>
        <w:t>CUART</w:t>
      </w:r>
      <w:r w:rsidR="00035980" w:rsidRPr="00A67C5C">
        <w:rPr>
          <w:rFonts w:ascii="Arial Narrow" w:hAnsi="Arial Narrow" w:cs="Arial"/>
          <w:b/>
          <w:sz w:val="24"/>
          <w:szCs w:val="24"/>
          <w:lang w:val="es-ES"/>
        </w:rPr>
        <w:t>A</w:t>
      </w:r>
      <w:r w:rsidRPr="00A67C5C">
        <w:rPr>
          <w:rFonts w:ascii="Arial Narrow" w:hAnsi="Arial Narrow" w:cs="Arial"/>
          <w:b/>
          <w:sz w:val="24"/>
          <w:szCs w:val="24"/>
          <w:lang w:val="es-ES"/>
        </w:rPr>
        <w:t xml:space="preserve">. - NO EXCLUSIVIDAD: </w:t>
      </w:r>
      <w:r w:rsidR="00086932" w:rsidRPr="00A67C5C">
        <w:rPr>
          <w:rFonts w:ascii="Arial Narrow" w:hAnsi="Arial Narrow" w:cs="Arial"/>
          <w:b/>
          <w:sz w:val="24"/>
          <w:szCs w:val="24"/>
          <w:lang w:val="es-ES"/>
        </w:rPr>
        <w:t>EL CONSULTOR</w:t>
      </w:r>
      <w:r w:rsidRPr="00A67C5C">
        <w:rPr>
          <w:rFonts w:ascii="Arial Narrow" w:hAnsi="Arial Narrow" w:cs="Arial"/>
          <w:bCs/>
          <w:sz w:val="24"/>
          <w:szCs w:val="24"/>
          <w:lang w:val="es-ES"/>
        </w:rPr>
        <w:t xml:space="preserve"> declara que brinda sus servicios a todas aquellas personas jurídicas o naturales que se lo soliciten y que está en condiciones de brindarle este mismo servicio bajo estas condiciones a </w:t>
      </w:r>
      <w:r w:rsidRPr="00A67C5C">
        <w:rPr>
          <w:rFonts w:ascii="Arial Narrow" w:hAnsi="Arial Narrow" w:cs="Arial"/>
          <w:b/>
          <w:sz w:val="24"/>
          <w:szCs w:val="24"/>
          <w:lang w:val="es-ES"/>
        </w:rPr>
        <w:t>LA CONTRATANTE</w:t>
      </w:r>
      <w:bookmarkEnd w:id="131"/>
      <w:r w:rsidRPr="00A67C5C">
        <w:rPr>
          <w:rFonts w:ascii="Arial Narrow" w:hAnsi="Arial Narrow" w:cs="Arial"/>
          <w:b/>
          <w:sz w:val="24"/>
          <w:szCs w:val="24"/>
          <w:lang w:val="es-ES"/>
        </w:rPr>
        <w:t>.</w:t>
      </w:r>
    </w:p>
    <w:p w14:paraId="0177B33B" w14:textId="77777777" w:rsidR="00035980" w:rsidRPr="00A67C5C" w:rsidRDefault="00035980" w:rsidP="0047666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s-ES"/>
        </w:rPr>
      </w:pPr>
    </w:p>
    <w:p w14:paraId="68239667" w14:textId="77777777" w:rsidR="008A7C20" w:rsidRPr="00A67C5C" w:rsidRDefault="00A14AFA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ES" w:eastAsia="es-PA"/>
        </w:rPr>
      </w:pPr>
      <w:r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TRIGÉSIMA </w:t>
      </w:r>
      <w:r w:rsidR="00CA2032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QUINT</w:t>
      </w:r>
      <w:r w:rsidR="00035980"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A</w:t>
      </w:r>
      <w:r w:rsidR="00A25663" w:rsidRPr="00A67C5C">
        <w:rPr>
          <w:rFonts w:ascii="Arial Narrow" w:eastAsia="Times New Roman" w:hAnsi="Arial Narrow" w:cs="Arial"/>
          <w:b/>
          <w:spacing w:val="-3"/>
          <w:sz w:val="24"/>
          <w:szCs w:val="24"/>
          <w:lang w:val="es-CR" w:eastAsia="es-PA"/>
        </w:rPr>
        <w:t>.</w:t>
      </w:r>
      <w:r w:rsidR="00A25663"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 -</w:t>
      </w:r>
      <w:r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 xml:space="preserve"> ACEPTACIÓN DE LAS PARTES: </w:t>
      </w:r>
      <w:r w:rsidRPr="00A67C5C">
        <w:rPr>
          <w:rFonts w:ascii="Arial Narrow" w:eastAsia="Times New Roman" w:hAnsi="Arial Narrow" w:cs="Arial"/>
          <w:sz w:val="24"/>
          <w:szCs w:val="24"/>
          <w:lang w:val="es-CR" w:eastAsia="es-PA"/>
        </w:rPr>
        <w:t xml:space="preserve">Libre y voluntariamente </w:t>
      </w:r>
      <w:r w:rsidR="00EA4488" w:rsidRPr="00A67C5C">
        <w:rPr>
          <w:rFonts w:ascii="Arial Narrow" w:eastAsia="Times New Roman" w:hAnsi="Arial Narrow" w:cs="Arial"/>
          <w:b/>
          <w:sz w:val="24"/>
          <w:szCs w:val="24"/>
          <w:lang w:val="es-CR" w:eastAsia="es-PA"/>
        </w:rPr>
        <w:t>LAS PARTES</w:t>
      </w:r>
      <w:r w:rsidR="00EA4488" w:rsidRPr="00A67C5C" w:rsidDel="00EA4488">
        <w:rPr>
          <w:rFonts w:ascii="Arial Narrow" w:eastAsia="Times New Roman" w:hAnsi="Arial Narrow" w:cs="Arial"/>
          <w:sz w:val="24"/>
          <w:szCs w:val="24"/>
          <w:lang w:val="es-CR" w:eastAsia="es-PA"/>
        </w:rPr>
        <w:t xml:space="preserve"> </w:t>
      </w:r>
      <w:r w:rsidRPr="00A67C5C">
        <w:rPr>
          <w:rFonts w:ascii="Arial Narrow" w:eastAsia="Times New Roman" w:hAnsi="Arial Narrow" w:cs="Arial"/>
          <w:sz w:val="24"/>
          <w:szCs w:val="24"/>
          <w:lang w:val="es-CR" w:eastAsia="es-PA"/>
        </w:rPr>
        <w:t xml:space="preserve">declaran expresamente su aceptación a todo lo convenido en el presente Contrato, a cuyas estipulaciones se someten; </w:t>
      </w:r>
      <w:r w:rsidRPr="00A67C5C">
        <w:rPr>
          <w:rFonts w:ascii="Arial Narrow" w:eastAsia="Times New Roman" w:hAnsi="Arial Narrow" w:cs="Arial"/>
          <w:sz w:val="24"/>
          <w:szCs w:val="24"/>
          <w:lang w:val="es-ES" w:eastAsia="es-PA"/>
        </w:rPr>
        <w:t>y como constancia de lo acordado, se suscribe el presente Contrato en dos (2) ejemplares, de igual tenor y efecto legal para ambas Partes a partir de su firma.</w:t>
      </w:r>
    </w:p>
    <w:p w14:paraId="384DE18F" w14:textId="77777777" w:rsidR="00A622F8" w:rsidRPr="00A67C5C" w:rsidRDefault="00A622F8" w:rsidP="00476660">
      <w:pPr>
        <w:spacing w:after="0"/>
        <w:jc w:val="both"/>
        <w:rPr>
          <w:rFonts w:ascii="Arial Narrow" w:eastAsia="Times New Roman" w:hAnsi="Arial Narrow" w:cs="Arial"/>
          <w:sz w:val="24"/>
          <w:szCs w:val="24"/>
          <w:lang w:val="es-ES" w:eastAsia="es-PA"/>
        </w:rPr>
      </w:pPr>
    </w:p>
    <w:p w14:paraId="1ED2FEB9" w14:textId="77777777" w:rsidR="00A14AFA" w:rsidRPr="00A67C5C" w:rsidRDefault="00A14AFA" w:rsidP="00476660">
      <w:pPr>
        <w:spacing w:after="0"/>
        <w:jc w:val="both"/>
        <w:rPr>
          <w:rFonts w:ascii="Arial Narrow" w:hAnsi="Arial Narrow" w:cs="Arial"/>
          <w:sz w:val="24"/>
          <w:szCs w:val="24"/>
          <w:lang w:val="es-ES"/>
        </w:rPr>
      </w:pPr>
      <w:r w:rsidRPr="00A67C5C">
        <w:rPr>
          <w:rFonts w:ascii="Arial Narrow" w:hAnsi="Arial Narrow" w:cs="Arial"/>
          <w:sz w:val="24"/>
          <w:szCs w:val="24"/>
          <w:lang w:val="es-ES"/>
        </w:rPr>
        <w:t xml:space="preserve">Firmado en la Ciudad de Panamá, </w:t>
      </w:r>
      <w:r w:rsidR="000828B5" w:rsidRPr="00A67C5C">
        <w:rPr>
          <w:rFonts w:ascii="Arial Narrow" w:hAnsi="Arial Narrow" w:cs="Arial"/>
          <w:sz w:val="24"/>
          <w:szCs w:val="24"/>
          <w:lang w:val="es-ES"/>
        </w:rPr>
        <w:t>a los</w:t>
      </w:r>
      <w:r w:rsidR="00863D48" w:rsidRPr="00A67C5C">
        <w:rPr>
          <w:rFonts w:ascii="Arial Narrow" w:hAnsi="Arial Narrow" w:cs="Arial"/>
          <w:sz w:val="24"/>
          <w:szCs w:val="24"/>
          <w:lang w:val="es-ES"/>
        </w:rPr>
        <w:t xml:space="preserve"> </w:t>
      </w:r>
      <w:r w:rsidR="008D6A07">
        <w:rPr>
          <w:rFonts w:ascii="Arial Narrow" w:hAnsi="Arial Narrow" w:cs="Arial"/>
          <w:sz w:val="24"/>
          <w:szCs w:val="24"/>
          <w:lang w:val="es-ES"/>
        </w:rPr>
        <w:t>XXXXXXXX</w:t>
      </w:r>
      <w:r w:rsidR="00615A0D" w:rsidRPr="00A67C5C">
        <w:rPr>
          <w:rFonts w:ascii="Arial Narrow" w:hAnsi="Arial Narrow" w:cs="Arial"/>
          <w:sz w:val="24"/>
          <w:szCs w:val="24"/>
          <w:lang w:val="es-ES"/>
        </w:rPr>
        <w:t xml:space="preserve"> </w:t>
      </w:r>
      <w:r w:rsidRPr="00A67C5C">
        <w:rPr>
          <w:rFonts w:ascii="Arial Narrow" w:hAnsi="Arial Narrow" w:cs="Arial"/>
          <w:sz w:val="24"/>
          <w:szCs w:val="24"/>
          <w:lang w:val="es-ES"/>
        </w:rPr>
        <w:t>(</w:t>
      </w:r>
      <w:r w:rsidR="008D6A07">
        <w:rPr>
          <w:rFonts w:ascii="Arial Narrow" w:hAnsi="Arial Narrow" w:cs="Arial"/>
          <w:sz w:val="24"/>
          <w:szCs w:val="24"/>
          <w:lang w:val="es-ES"/>
        </w:rPr>
        <w:t>XXXXX</w:t>
      </w:r>
      <w:r w:rsidRPr="00A67C5C">
        <w:rPr>
          <w:rFonts w:ascii="Arial Narrow" w:hAnsi="Arial Narrow" w:cs="Arial"/>
          <w:sz w:val="24"/>
          <w:szCs w:val="24"/>
          <w:lang w:val="es-ES"/>
        </w:rPr>
        <w:t>) día</w:t>
      </w:r>
      <w:r w:rsidR="000828B5" w:rsidRPr="00A67C5C">
        <w:rPr>
          <w:rFonts w:ascii="Arial Narrow" w:hAnsi="Arial Narrow" w:cs="Arial"/>
          <w:sz w:val="24"/>
          <w:szCs w:val="24"/>
          <w:lang w:val="es-ES"/>
        </w:rPr>
        <w:t>s</w:t>
      </w:r>
      <w:r w:rsidRPr="00A67C5C">
        <w:rPr>
          <w:rFonts w:ascii="Arial Narrow" w:hAnsi="Arial Narrow" w:cs="Arial"/>
          <w:sz w:val="24"/>
          <w:szCs w:val="24"/>
          <w:lang w:val="es-ES"/>
        </w:rPr>
        <w:t xml:space="preserve"> del mes de </w:t>
      </w:r>
      <w:r w:rsidR="008D6A07">
        <w:rPr>
          <w:rFonts w:ascii="Arial Narrow" w:hAnsi="Arial Narrow" w:cs="Arial"/>
          <w:sz w:val="24"/>
          <w:szCs w:val="24"/>
          <w:lang w:val="es-ES"/>
        </w:rPr>
        <w:t>XXXX</w:t>
      </w:r>
      <w:r w:rsidRPr="00A67C5C">
        <w:rPr>
          <w:rFonts w:ascii="Arial Narrow" w:hAnsi="Arial Narrow" w:cs="Arial"/>
          <w:sz w:val="24"/>
          <w:szCs w:val="24"/>
          <w:lang w:val="es-ES"/>
        </w:rPr>
        <w:t xml:space="preserve"> de dos mil </w:t>
      </w:r>
      <w:r w:rsidR="000D46E3" w:rsidRPr="00A67C5C">
        <w:rPr>
          <w:rFonts w:ascii="Arial Narrow" w:hAnsi="Arial Narrow" w:cs="Arial"/>
          <w:sz w:val="24"/>
          <w:szCs w:val="24"/>
          <w:lang w:val="es-ES"/>
        </w:rPr>
        <w:t>veintiséis</w:t>
      </w:r>
      <w:r w:rsidRPr="00A67C5C">
        <w:rPr>
          <w:rFonts w:ascii="Arial Narrow" w:hAnsi="Arial Narrow" w:cs="Arial"/>
          <w:sz w:val="24"/>
          <w:szCs w:val="24"/>
          <w:lang w:val="es-ES"/>
        </w:rPr>
        <w:t xml:space="preserve"> (202</w:t>
      </w:r>
      <w:r w:rsidR="000D46E3" w:rsidRPr="00A67C5C">
        <w:rPr>
          <w:rFonts w:ascii="Arial Narrow" w:hAnsi="Arial Narrow" w:cs="Arial"/>
          <w:sz w:val="24"/>
          <w:szCs w:val="24"/>
          <w:lang w:val="es-ES"/>
        </w:rPr>
        <w:t>6</w:t>
      </w:r>
      <w:r w:rsidRPr="00A67C5C">
        <w:rPr>
          <w:rFonts w:ascii="Arial Narrow" w:hAnsi="Arial Narrow" w:cs="Arial"/>
          <w:sz w:val="24"/>
          <w:szCs w:val="24"/>
          <w:lang w:val="es-ES"/>
        </w:rPr>
        <w:t>).</w:t>
      </w:r>
    </w:p>
    <w:bookmarkEnd w:id="93"/>
    <w:p w14:paraId="1F82B588" w14:textId="77777777" w:rsidR="005D5F20" w:rsidRPr="0087058D" w:rsidRDefault="005D5F20" w:rsidP="00701DEF">
      <w:pPr>
        <w:spacing w:after="0" w:line="240" w:lineRule="auto"/>
        <w:ind w:right="-234"/>
        <w:jc w:val="both"/>
        <w:rPr>
          <w:rFonts w:ascii="Arial Narrow" w:hAnsi="Arial Narrow" w:cs="Arial"/>
          <w:sz w:val="23"/>
          <w:szCs w:val="23"/>
          <w:lang w:val="es-ES"/>
        </w:rPr>
      </w:pPr>
    </w:p>
    <w:p w14:paraId="747AF054" w14:textId="77777777" w:rsidR="005D5F20" w:rsidRDefault="005D5F20" w:rsidP="00701DEF">
      <w:pPr>
        <w:spacing w:after="0" w:line="240" w:lineRule="auto"/>
        <w:ind w:right="-234"/>
        <w:jc w:val="both"/>
        <w:rPr>
          <w:rFonts w:ascii="Arial Narrow" w:hAnsi="Arial Narrow" w:cs="Arial"/>
          <w:sz w:val="23"/>
          <w:szCs w:val="23"/>
          <w:lang w:val="es-ES"/>
        </w:rPr>
      </w:pPr>
    </w:p>
    <w:p w14:paraId="2B62C31F" w14:textId="77777777" w:rsidR="00D3662C" w:rsidRPr="0087058D" w:rsidRDefault="00D3662C" w:rsidP="00701DEF">
      <w:pPr>
        <w:spacing w:after="0" w:line="240" w:lineRule="auto"/>
        <w:ind w:right="-234"/>
        <w:jc w:val="both"/>
        <w:rPr>
          <w:rFonts w:ascii="Arial Narrow" w:hAnsi="Arial Narrow" w:cs="Arial"/>
          <w:sz w:val="23"/>
          <w:szCs w:val="23"/>
          <w:lang w:val="es-ES"/>
        </w:rPr>
      </w:pPr>
    </w:p>
    <w:p w14:paraId="06E458CD" w14:textId="77777777" w:rsidR="00312C65" w:rsidRPr="0087058D" w:rsidRDefault="00312C65" w:rsidP="00701DEF">
      <w:pPr>
        <w:spacing w:after="0" w:line="240" w:lineRule="auto"/>
        <w:ind w:right="-234"/>
        <w:jc w:val="both"/>
        <w:rPr>
          <w:rFonts w:ascii="Arial Narrow" w:hAnsi="Arial Narrow" w:cs="Arial"/>
          <w:sz w:val="23"/>
          <w:szCs w:val="23"/>
          <w:lang w:val="es-ES"/>
        </w:rPr>
      </w:pPr>
    </w:p>
    <w:p w14:paraId="012F7077" w14:textId="77777777" w:rsidR="008643FD" w:rsidRPr="0087058D" w:rsidRDefault="00C13BE6" w:rsidP="00701DEF">
      <w:pPr>
        <w:spacing w:after="0" w:line="240" w:lineRule="auto"/>
        <w:ind w:right="-234"/>
        <w:jc w:val="both"/>
        <w:rPr>
          <w:rFonts w:ascii="Arial Narrow" w:hAnsi="Arial Narrow" w:cs="Arial"/>
          <w:sz w:val="23"/>
          <w:szCs w:val="23"/>
        </w:rPr>
      </w:pPr>
      <w:r w:rsidRPr="0087058D">
        <w:rPr>
          <w:rFonts w:ascii="Arial Narrow" w:hAnsi="Arial Narrow" w:cs="Arial"/>
          <w:sz w:val="23"/>
          <w:szCs w:val="23"/>
        </w:rPr>
        <w:t>___________</w:t>
      </w:r>
      <w:r w:rsidR="008643FD" w:rsidRPr="0087058D">
        <w:rPr>
          <w:rFonts w:ascii="Arial Narrow" w:hAnsi="Arial Narrow" w:cs="Arial"/>
          <w:sz w:val="23"/>
          <w:szCs w:val="23"/>
        </w:rPr>
        <w:t xml:space="preserve">___________                                      </w:t>
      </w:r>
      <w:r w:rsidR="00146213" w:rsidRPr="0087058D">
        <w:rPr>
          <w:rFonts w:ascii="Arial Narrow" w:hAnsi="Arial Narrow" w:cs="Arial"/>
          <w:sz w:val="23"/>
          <w:szCs w:val="23"/>
        </w:rPr>
        <w:t xml:space="preserve">                </w:t>
      </w:r>
      <w:r w:rsidR="00826790" w:rsidRPr="0087058D">
        <w:rPr>
          <w:rFonts w:ascii="Arial Narrow" w:hAnsi="Arial Narrow" w:cs="Arial"/>
          <w:sz w:val="23"/>
          <w:szCs w:val="23"/>
        </w:rPr>
        <w:t xml:space="preserve"> </w:t>
      </w:r>
      <w:r w:rsidR="00146213" w:rsidRPr="0087058D">
        <w:rPr>
          <w:rFonts w:ascii="Arial Narrow" w:hAnsi="Arial Narrow" w:cs="Arial"/>
          <w:sz w:val="23"/>
          <w:szCs w:val="23"/>
        </w:rPr>
        <w:t xml:space="preserve">  </w:t>
      </w:r>
      <w:r w:rsidR="008643FD" w:rsidRPr="0087058D">
        <w:rPr>
          <w:rFonts w:ascii="Arial Narrow" w:hAnsi="Arial Narrow" w:cs="Arial"/>
          <w:sz w:val="23"/>
          <w:szCs w:val="23"/>
        </w:rPr>
        <w:t xml:space="preserve"> </w:t>
      </w:r>
      <w:r w:rsidR="006F6DAA" w:rsidRPr="0087058D">
        <w:rPr>
          <w:rFonts w:ascii="Arial Narrow" w:hAnsi="Arial Narrow" w:cs="Arial"/>
          <w:sz w:val="23"/>
          <w:szCs w:val="23"/>
        </w:rPr>
        <w:t xml:space="preserve">         </w:t>
      </w:r>
      <w:r w:rsidR="00AD0C64" w:rsidRPr="0087058D">
        <w:rPr>
          <w:rFonts w:ascii="Arial Narrow" w:hAnsi="Arial Narrow" w:cs="Arial"/>
          <w:sz w:val="23"/>
          <w:szCs w:val="23"/>
        </w:rPr>
        <w:t xml:space="preserve"> </w:t>
      </w:r>
      <w:r w:rsidR="008643FD" w:rsidRPr="0087058D">
        <w:rPr>
          <w:rFonts w:ascii="Arial Narrow" w:hAnsi="Arial Narrow" w:cs="Arial"/>
          <w:sz w:val="23"/>
          <w:szCs w:val="23"/>
        </w:rPr>
        <w:t>_______________</w:t>
      </w:r>
      <w:r w:rsidR="007D6965" w:rsidRPr="0087058D">
        <w:rPr>
          <w:rFonts w:ascii="Arial Narrow" w:hAnsi="Arial Narrow" w:cs="Arial"/>
          <w:sz w:val="23"/>
          <w:szCs w:val="23"/>
        </w:rPr>
        <w:t>________</w:t>
      </w:r>
      <w:r w:rsidR="008643FD" w:rsidRPr="0087058D">
        <w:rPr>
          <w:rFonts w:ascii="Arial Narrow" w:hAnsi="Arial Narrow" w:cs="Arial"/>
          <w:sz w:val="23"/>
          <w:szCs w:val="23"/>
        </w:rPr>
        <w:t>__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637"/>
        <w:gridCol w:w="3417"/>
      </w:tblGrid>
      <w:tr w:rsidR="0030391D" w:rsidRPr="0087058D" w14:paraId="4E4164B6" w14:textId="77777777" w:rsidTr="00CA692B">
        <w:tc>
          <w:tcPr>
            <w:tcW w:w="5637" w:type="dxa"/>
          </w:tcPr>
          <w:p w14:paraId="13FA3D5B" w14:textId="77777777" w:rsidR="008643FD" w:rsidRPr="0087058D" w:rsidRDefault="008643FD" w:rsidP="00701DEF">
            <w:pPr>
              <w:spacing w:after="0" w:line="240" w:lineRule="auto"/>
              <w:ind w:right="-234"/>
              <w:jc w:val="both"/>
              <w:rPr>
                <w:rFonts w:ascii="Arial Narrow" w:hAnsi="Arial Narrow" w:cs="Arial"/>
                <w:sz w:val="23"/>
                <w:szCs w:val="23"/>
              </w:rPr>
            </w:pPr>
            <w:r w:rsidRPr="0087058D">
              <w:rPr>
                <w:rFonts w:ascii="Arial Narrow" w:hAnsi="Arial Narrow" w:cs="Arial"/>
                <w:sz w:val="23"/>
                <w:szCs w:val="23"/>
              </w:rPr>
              <w:t xml:space="preserve">Por </w:t>
            </w:r>
            <w:r w:rsidRPr="0087058D">
              <w:rPr>
                <w:rFonts w:ascii="Arial Narrow" w:hAnsi="Arial Narrow" w:cs="Arial"/>
                <w:b/>
                <w:sz w:val="23"/>
                <w:szCs w:val="23"/>
              </w:rPr>
              <w:t>LA CONTRATANTE</w:t>
            </w:r>
          </w:p>
        </w:tc>
        <w:tc>
          <w:tcPr>
            <w:tcW w:w="3417" w:type="dxa"/>
          </w:tcPr>
          <w:p w14:paraId="0210816A" w14:textId="77777777" w:rsidR="008643FD" w:rsidRPr="004A0E7C" w:rsidRDefault="00CD645D" w:rsidP="00701DEF">
            <w:pPr>
              <w:spacing w:after="0" w:line="240" w:lineRule="auto"/>
              <w:ind w:right="-234"/>
              <w:jc w:val="both"/>
              <w:rPr>
                <w:rFonts w:ascii="Arial Narrow" w:hAnsi="Arial Narrow" w:cs="Arial"/>
              </w:rPr>
            </w:pPr>
            <w:r w:rsidRPr="004A0E7C">
              <w:rPr>
                <w:rFonts w:ascii="Arial Narrow" w:hAnsi="Arial Narrow" w:cs="Arial"/>
              </w:rPr>
              <w:t xml:space="preserve">     </w:t>
            </w:r>
            <w:r w:rsidR="008643FD" w:rsidRPr="004A0E7C">
              <w:rPr>
                <w:rFonts w:ascii="Arial Narrow" w:hAnsi="Arial Narrow" w:cs="Arial"/>
              </w:rPr>
              <w:t xml:space="preserve">Por </w:t>
            </w:r>
            <w:r w:rsidR="00086932" w:rsidRPr="004A0E7C">
              <w:rPr>
                <w:rFonts w:ascii="Arial Narrow" w:hAnsi="Arial Narrow" w:cs="Arial"/>
                <w:b/>
              </w:rPr>
              <w:t>EL CONSULTOR</w:t>
            </w:r>
          </w:p>
        </w:tc>
      </w:tr>
      <w:tr w:rsidR="008643FD" w:rsidRPr="0087058D" w14:paraId="6424B441" w14:textId="77777777" w:rsidTr="00CA692B">
        <w:tc>
          <w:tcPr>
            <w:tcW w:w="5637" w:type="dxa"/>
          </w:tcPr>
          <w:p w14:paraId="3DC167DC" w14:textId="77777777" w:rsidR="008643FD" w:rsidRPr="0087058D" w:rsidRDefault="00E55937" w:rsidP="00701DEF">
            <w:pPr>
              <w:spacing w:after="0" w:line="240" w:lineRule="auto"/>
              <w:ind w:right="-234"/>
              <w:jc w:val="both"/>
              <w:rPr>
                <w:rFonts w:ascii="Arial Narrow" w:hAnsi="Arial Narrow" w:cs="Arial"/>
                <w:sz w:val="23"/>
                <w:szCs w:val="23"/>
              </w:rPr>
            </w:pPr>
            <w:r w:rsidRPr="0087058D">
              <w:rPr>
                <w:rFonts w:ascii="Arial Narrow" w:hAnsi="Arial Narrow" w:cs="Arial"/>
                <w:sz w:val="23"/>
                <w:szCs w:val="23"/>
              </w:rPr>
              <w:t>Carla M</w:t>
            </w:r>
            <w:r w:rsidR="00E42107" w:rsidRPr="0087058D">
              <w:rPr>
                <w:rFonts w:ascii="Arial Narrow" w:hAnsi="Arial Narrow" w:cs="Arial"/>
                <w:sz w:val="23"/>
                <w:szCs w:val="23"/>
              </w:rPr>
              <w:t xml:space="preserve">aría López </w:t>
            </w:r>
            <w:proofErr w:type="spellStart"/>
            <w:r w:rsidR="00E42107" w:rsidRPr="0087058D">
              <w:rPr>
                <w:rFonts w:ascii="Arial Narrow" w:hAnsi="Arial Narrow" w:cs="Arial"/>
                <w:sz w:val="23"/>
                <w:szCs w:val="23"/>
              </w:rPr>
              <w:t>Abello</w:t>
            </w:r>
            <w:proofErr w:type="spellEnd"/>
          </w:p>
        </w:tc>
        <w:tc>
          <w:tcPr>
            <w:tcW w:w="3417" w:type="dxa"/>
          </w:tcPr>
          <w:p w14:paraId="3FBA2B87" w14:textId="77777777" w:rsidR="008643FD" w:rsidRPr="004A0E7C" w:rsidRDefault="008D6A07" w:rsidP="00701DEF">
            <w:pPr>
              <w:spacing w:after="0" w:line="240" w:lineRule="auto"/>
              <w:ind w:right="-234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 </w:t>
            </w:r>
            <w:r>
              <w:t xml:space="preserve">   XXXXXXXXXXXXXXXXXXXX</w:t>
            </w:r>
          </w:p>
        </w:tc>
      </w:tr>
      <w:tr w:rsidR="008643FD" w:rsidRPr="0087058D" w14:paraId="6330E007" w14:textId="77777777" w:rsidTr="00CA692B">
        <w:tc>
          <w:tcPr>
            <w:tcW w:w="5637" w:type="dxa"/>
          </w:tcPr>
          <w:p w14:paraId="6F241620" w14:textId="77777777" w:rsidR="008643FD" w:rsidRPr="0087058D" w:rsidRDefault="008643FD" w:rsidP="00701DEF">
            <w:pPr>
              <w:spacing w:after="0" w:line="240" w:lineRule="auto"/>
              <w:ind w:right="-234"/>
              <w:jc w:val="both"/>
              <w:rPr>
                <w:rFonts w:ascii="Arial Narrow" w:hAnsi="Arial Narrow" w:cs="Arial"/>
                <w:sz w:val="23"/>
                <w:szCs w:val="23"/>
              </w:rPr>
            </w:pPr>
            <w:r w:rsidRPr="0087058D">
              <w:rPr>
                <w:rFonts w:ascii="Arial Narrow" w:hAnsi="Arial Narrow" w:cs="Arial"/>
                <w:sz w:val="23"/>
                <w:szCs w:val="23"/>
              </w:rPr>
              <w:t xml:space="preserve">Cédula: </w:t>
            </w:r>
            <w:r w:rsidR="00E55937" w:rsidRPr="0087058D">
              <w:rPr>
                <w:rFonts w:ascii="Arial Narrow" w:hAnsi="Arial Narrow" w:cs="Arial"/>
                <w:sz w:val="23"/>
                <w:szCs w:val="23"/>
              </w:rPr>
              <w:t>8-476-286</w:t>
            </w:r>
          </w:p>
        </w:tc>
        <w:tc>
          <w:tcPr>
            <w:tcW w:w="3417" w:type="dxa"/>
          </w:tcPr>
          <w:p w14:paraId="5671B4C5" w14:textId="77777777" w:rsidR="008643FD" w:rsidRPr="004A0E7C" w:rsidRDefault="00CD645D" w:rsidP="00701DEF">
            <w:pPr>
              <w:spacing w:after="0" w:line="240" w:lineRule="auto"/>
              <w:ind w:right="-234"/>
              <w:jc w:val="both"/>
              <w:rPr>
                <w:rFonts w:ascii="Arial Narrow" w:hAnsi="Arial Narrow" w:cs="Arial"/>
              </w:rPr>
            </w:pPr>
            <w:r w:rsidRPr="004A0E7C">
              <w:rPr>
                <w:rFonts w:ascii="Arial Narrow" w:hAnsi="Arial Narrow" w:cs="Arial"/>
              </w:rPr>
              <w:t xml:space="preserve">     </w:t>
            </w:r>
            <w:r w:rsidR="008643FD" w:rsidRPr="004A0E7C">
              <w:rPr>
                <w:rFonts w:ascii="Arial Narrow" w:hAnsi="Arial Narrow" w:cs="Arial"/>
              </w:rPr>
              <w:t xml:space="preserve">Cédula: </w:t>
            </w:r>
            <w:r w:rsidR="008D6A07">
              <w:rPr>
                <w:rFonts w:ascii="Arial Narrow" w:hAnsi="Arial Narrow" w:cs="Arial"/>
              </w:rPr>
              <w:t>X</w:t>
            </w:r>
            <w:r w:rsidR="008D6A07">
              <w:t>XXXX</w:t>
            </w:r>
          </w:p>
        </w:tc>
      </w:tr>
    </w:tbl>
    <w:p w14:paraId="650F4D0C" w14:textId="77777777" w:rsidR="008643FD" w:rsidRPr="006956A4" w:rsidRDefault="008643FD" w:rsidP="00701DEF">
      <w:pPr>
        <w:ind w:right="-234"/>
        <w:jc w:val="both"/>
        <w:rPr>
          <w:rFonts w:ascii="Arial Narrow" w:hAnsi="Arial Narrow" w:cs="Arial"/>
          <w:sz w:val="24"/>
          <w:szCs w:val="24"/>
        </w:rPr>
      </w:pPr>
    </w:p>
    <w:sectPr w:rsidR="008643FD" w:rsidRPr="006956A4" w:rsidSect="00D41350">
      <w:headerReference w:type="default" r:id="rId15"/>
      <w:footerReference w:type="default" r:id="rId16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033C" w14:textId="77777777" w:rsidR="009E2E6D" w:rsidRDefault="009E2E6D" w:rsidP="00842046">
      <w:pPr>
        <w:spacing w:after="0" w:line="240" w:lineRule="auto"/>
      </w:pPr>
      <w:r>
        <w:separator/>
      </w:r>
    </w:p>
  </w:endnote>
  <w:endnote w:type="continuationSeparator" w:id="0">
    <w:p w14:paraId="360141D2" w14:textId="77777777" w:rsidR="009E2E6D" w:rsidRDefault="009E2E6D" w:rsidP="0084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DE23D" w14:textId="77777777" w:rsidR="00B55BAD" w:rsidRDefault="00035963" w:rsidP="00164AE5">
    <w:pPr>
      <w:pStyle w:val="Encabezado"/>
      <w:pBdr>
        <w:top w:val="single" w:sz="4" w:space="0" w:color="auto"/>
      </w:pBdr>
      <w:tabs>
        <w:tab w:val="center" w:pos="4680"/>
        <w:tab w:val="right" w:pos="9360"/>
      </w:tabs>
      <w:rPr>
        <w:rFonts w:ascii="Arial" w:hAnsi="Arial" w:cs="Arial"/>
        <w:b/>
        <w:sz w:val="15"/>
        <w:szCs w:val="15"/>
      </w:rPr>
    </w:pPr>
    <w:r w:rsidRPr="000221A9">
      <w:rPr>
        <w:rFonts w:ascii="Arial" w:hAnsi="Arial" w:cs="Arial"/>
        <w:b/>
        <w:sz w:val="15"/>
        <w:szCs w:val="15"/>
      </w:rPr>
      <w:t xml:space="preserve">Pág. </w:t>
    </w:r>
    <w:r w:rsidRPr="008C028D">
      <w:rPr>
        <w:rFonts w:ascii="Arial" w:hAnsi="Arial" w:cs="Arial"/>
        <w:b/>
        <w:sz w:val="15"/>
        <w:szCs w:val="15"/>
      </w:rPr>
      <w:fldChar w:fldCharType="begin"/>
    </w:r>
    <w:r w:rsidRPr="008C028D">
      <w:rPr>
        <w:rFonts w:ascii="Arial" w:hAnsi="Arial" w:cs="Arial"/>
        <w:b/>
        <w:sz w:val="15"/>
        <w:szCs w:val="15"/>
      </w:rPr>
      <w:instrText xml:space="preserve"> PAGE   \* MERGEFORMAT </w:instrText>
    </w:r>
    <w:r w:rsidRPr="008C028D">
      <w:rPr>
        <w:rFonts w:ascii="Arial" w:hAnsi="Arial" w:cs="Arial"/>
        <w:b/>
        <w:sz w:val="15"/>
        <w:szCs w:val="15"/>
      </w:rPr>
      <w:fldChar w:fldCharType="separate"/>
    </w:r>
    <w:r w:rsidR="00933B5E" w:rsidRPr="008C028D">
      <w:rPr>
        <w:rFonts w:ascii="Arial" w:hAnsi="Arial" w:cs="Arial"/>
        <w:b/>
        <w:noProof/>
        <w:sz w:val="15"/>
        <w:szCs w:val="15"/>
      </w:rPr>
      <w:t>12</w:t>
    </w:r>
    <w:r w:rsidRPr="008C028D">
      <w:rPr>
        <w:rFonts w:ascii="Arial" w:hAnsi="Arial" w:cs="Arial"/>
        <w:b/>
        <w:sz w:val="15"/>
        <w:szCs w:val="15"/>
      </w:rPr>
      <w:fldChar w:fldCharType="end"/>
    </w:r>
    <w:r w:rsidR="00E05A26" w:rsidRPr="008C028D">
      <w:rPr>
        <w:rFonts w:ascii="Arial" w:hAnsi="Arial" w:cs="Arial"/>
        <w:b/>
        <w:sz w:val="15"/>
        <w:szCs w:val="15"/>
      </w:rPr>
      <w:t xml:space="preserve"> de </w:t>
    </w:r>
    <w:r w:rsidR="0029356C" w:rsidRPr="008C028D">
      <w:rPr>
        <w:rFonts w:ascii="Arial" w:hAnsi="Arial" w:cs="Arial"/>
        <w:b/>
        <w:sz w:val="15"/>
        <w:szCs w:val="15"/>
      </w:rPr>
      <w:t>1</w:t>
    </w:r>
    <w:r w:rsidR="0006220B">
      <w:rPr>
        <w:rFonts w:ascii="Arial" w:hAnsi="Arial" w:cs="Arial"/>
        <w:b/>
        <w:sz w:val="15"/>
        <w:szCs w:val="15"/>
      </w:rPr>
      <w:t>5</w:t>
    </w:r>
  </w:p>
  <w:p w14:paraId="73FD29B8" w14:textId="77777777" w:rsidR="00E05A26" w:rsidRPr="00842046" w:rsidRDefault="00E05A26" w:rsidP="00842046">
    <w:pPr>
      <w:pStyle w:val="Encabezado"/>
      <w:pBdr>
        <w:top w:val="single" w:sz="4" w:space="0" w:color="auto"/>
      </w:pBdr>
      <w:tabs>
        <w:tab w:val="center" w:pos="4680"/>
        <w:tab w:val="right" w:pos="9360"/>
      </w:tabs>
      <w:rPr>
        <w:rFonts w:ascii="Arial" w:hAnsi="Arial" w:cs="Arial"/>
        <w:b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14F6A" w14:textId="77777777" w:rsidR="009E2E6D" w:rsidRDefault="009E2E6D" w:rsidP="00842046">
      <w:pPr>
        <w:spacing w:after="0" w:line="240" w:lineRule="auto"/>
      </w:pPr>
      <w:r>
        <w:separator/>
      </w:r>
    </w:p>
  </w:footnote>
  <w:footnote w:type="continuationSeparator" w:id="0">
    <w:p w14:paraId="42FC25E3" w14:textId="77777777" w:rsidR="009E2E6D" w:rsidRDefault="009E2E6D" w:rsidP="00842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EAAC1" w14:textId="77777777" w:rsidR="00035963" w:rsidRDefault="00B83049" w:rsidP="00842046">
    <w:pPr>
      <w:pStyle w:val="Encabezado"/>
      <w:pBdr>
        <w:bottom w:val="single" w:sz="4" w:space="2" w:color="auto"/>
      </w:pBdr>
      <w:rPr>
        <w:rFonts w:ascii="Arial" w:hAnsi="Arial" w:cs="Arial"/>
        <w:b/>
        <w:i/>
        <w:sz w:val="15"/>
        <w:szCs w:val="15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9D3BFC1" wp14:editId="6B700E47">
          <wp:simplePos x="0" y="0"/>
          <wp:positionH relativeFrom="column">
            <wp:posOffset>4908550</wp:posOffset>
          </wp:positionH>
          <wp:positionV relativeFrom="paragraph">
            <wp:posOffset>-57150</wp:posOffset>
          </wp:positionV>
          <wp:extent cx="1320800" cy="271145"/>
          <wp:effectExtent l="0" t="0" r="0" b="0"/>
          <wp:wrapNone/>
          <wp:docPr id="1" name="Imagen 5">
            <a:extLst xmlns:a="http://schemas.openxmlformats.org/drawingml/2006/main">
              <a:ext uri="{FF2B5EF4-FFF2-40B4-BE49-F238E27FC236}">
                <a16:creationId xmlns:a16="http://schemas.microsoft.com/office/drawing/2014/main" id="{C3D1B9D7-B194-4810-B432-524D992D5D47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0800" cy="271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D9718E" w14:textId="77777777" w:rsidR="00035963" w:rsidRDefault="00035963" w:rsidP="00842046">
    <w:pPr>
      <w:pStyle w:val="Encabezado"/>
      <w:pBdr>
        <w:bottom w:val="single" w:sz="4" w:space="2" w:color="auto"/>
      </w:pBdr>
      <w:rPr>
        <w:rFonts w:ascii="Arial" w:hAnsi="Arial" w:cs="Arial"/>
        <w:b/>
        <w:i/>
        <w:sz w:val="15"/>
        <w:szCs w:val="15"/>
      </w:rPr>
    </w:pPr>
  </w:p>
  <w:p w14:paraId="30E5F3FB" w14:textId="77777777" w:rsidR="005748F0" w:rsidRPr="005748F0" w:rsidRDefault="00035963" w:rsidP="00B55BAD">
    <w:pPr>
      <w:pStyle w:val="Encabezado"/>
      <w:pBdr>
        <w:bottom w:val="single" w:sz="4" w:space="2" w:color="auto"/>
      </w:pBdr>
      <w:rPr>
        <w:rFonts w:ascii="Arial" w:hAnsi="Arial" w:cs="Arial"/>
        <w:b/>
        <w:i/>
        <w:sz w:val="15"/>
        <w:szCs w:val="15"/>
        <w:lang w:val="it-IT"/>
      </w:rPr>
    </w:pPr>
    <w:r>
      <w:rPr>
        <w:rFonts w:ascii="Arial" w:hAnsi="Arial" w:cs="Arial"/>
        <w:b/>
        <w:i/>
        <w:sz w:val="15"/>
        <w:szCs w:val="15"/>
      </w:rPr>
      <w:t>Fundación Natura/</w:t>
    </w:r>
    <w:r w:rsidRPr="00842046">
      <w:rPr>
        <w:rFonts w:ascii="Arial" w:hAnsi="Arial" w:cs="Arial"/>
        <w:b/>
        <w:i/>
        <w:sz w:val="15"/>
        <w:szCs w:val="15"/>
        <w:lang w:val="it-IT"/>
      </w:rPr>
      <w:t xml:space="preserve"> </w:t>
    </w:r>
    <w:r w:rsidR="008D6A07">
      <w:rPr>
        <w:rFonts w:ascii="Arial" w:hAnsi="Arial" w:cs="Arial"/>
        <w:b/>
        <w:i/>
        <w:sz w:val="15"/>
        <w:szCs w:val="15"/>
        <w:lang w:val="it-IT"/>
      </w:rPr>
      <w:t>XXXXXXXX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29F4B86C"/>
    <w:name w:val="WW8Num4"/>
    <w:lvl w:ilvl="0">
      <w:start w:val="1"/>
      <w:numFmt w:val="decimal"/>
      <w:lvlText w:val="%1."/>
      <w:lvlJc w:val="left"/>
      <w:pPr>
        <w:tabs>
          <w:tab w:val="num" w:pos="1059"/>
        </w:tabs>
        <w:ind w:left="1419" w:hanging="360"/>
      </w:pPr>
      <w:rPr>
        <w:rFonts w:ascii="Arial" w:eastAsia="Times New Roman" w:hAnsi="Arial" w:cs="Arial" w:hint="default"/>
        <w:kern w:val="1"/>
        <w:sz w:val="20"/>
        <w:szCs w:val="20"/>
        <w:lang w:val="es-ES" w:eastAsia="ar-SA" w:bidi="ar-SA"/>
      </w:rPr>
    </w:lvl>
  </w:abstractNum>
  <w:abstractNum w:abstractNumId="1" w15:restartNumberingAfterBreak="0">
    <w:nsid w:val="083456EA"/>
    <w:multiLevelType w:val="hybridMultilevel"/>
    <w:tmpl w:val="EB2A6928"/>
    <w:lvl w:ilvl="0" w:tplc="180A001B">
      <w:start w:val="1"/>
      <w:numFmt w:val="lowerRoman"/>
      <w:lvlText w:val="%1."/>
      <w:lvlJc w:val="right"/>
      <w:pPr>
        <w:ind w:left="1776" w:hanging="360"/>
      </w:p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88D2858"/>
    <w:multiLevelType w:val="singleLevel"/>
    <w:tmpl w:val="1AEC4D5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ascii="Arial Narrow" w:eastAsia="Times New Roman" w:hAnsi="Arial Narrow" w:cs="Arial" w:hint="default"/>
        <w:b w:val="0"/>
        <w:bCs/>
      </w:rPr>
    </w:lvl>
  </w:abstractNum>
  <w:abstractNum w:abstractNumId="3" w15:restartNumberingAfterBreak="0">
    <w:nsid w:val="0947194C"/>
    <w:multiLevelType w:val="hybridMultilevel"/>
    <w:tmpl w:val="72DE122E"/>
    <w:lvl w:ilvl="0" w:tplc="0E74D57E">
      <w:start w:val="1"/>
      <w:numFmt w:val="decimal"/>
      <w:lvlText w:val="%1."/>
      <w:lvlJc w:val="left"/>
      <w:pPr>
        <w:ind w:left="20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0DAC200E"/>
    <w:multiLevelType w:val="multilevel"/>
    <w:tmpl w:val="C1F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C013C"/>
    <w:multiLevelType w:val="hybridMultilevel"/>
    <w:tmpl w:val="6F48947C"/>
    <w:lvl w:ilvl="0" w:tplc="180A0019">
      <w:start w:val="1"/>
      <w:numFmt w:val="lowerLetter"/>
      <w:lvlText w:val="%1."/>
      <w:lvlJc w:val="left"/>
      <w:pPr>
        <w:ind w:left="1582" w:hanging="360"/>
      </w:pPr>
    </w:lvl>
    <w:lvl w:ilvl="1" w:tplc="180A0019" w:tentative="1">
      <w:start w:val="1"/>
      <w:numFmt w:val="lowerLetter"/>
      <w:lvlText w:val="%2."/>
      <w:lvlJc w:val="left"/>
      <w:pPr>
        <w:ind w:left="2302" w:hanging="360"/>
      </w:pPr>
    </w:lvl>
    <w:lvl w:ilvl="2" w:tplc="180A001B" w:tentative="1">
      <w:start w:val="1"/>
      <w:numFmt w:val="lowerRoman"/>
      <w:lvlText w:val="%3."/>
      <w:lvlJc w:val="right"/>
      <w:pPr>
        <w:ind w:left="3022" w:hanging="180"/>
      </w:pPr>
    </w:lvl>
    <w:lvl w:ilvl="3" w:tplc="180A000F" w:tentative="1">
      <w:start w:val="1"/>
      <w:numFmt w:val="decimal"/>
      <w:lvlText w:val="%4."/>
      <w:lvlJc w:val="left"/>
      <w:pPr>
        <w:ind w:left="3742" w:hanging="360"/>
      </w:pPr>
    </w:lvl>
    <w:lvl w:ilvl="4" w:tplc="180A0019" w:tentative="1">
      <w:start w:val="1"/>
      <w:numFmt w:val="lowerLetter"/>
      <w:lvlText w:val="%5."/>
      <w:lvlJc w:val="left"/>
      <w:pPr>
        <w:ind w:left="4462" w:hanging="360"/>
      </w:pPr>
    </w:lvl>
    <w:lvl w:ilvl="5" w:tplc="180A001B" w:tentative="1">
      <w:start w:val="1"/>
      <w:numFmt w:val="lowerRoman"/>
      <w:lvlText w:val="%6."/>
      <w:lvlJc w:val="right"/>
      <w:pPr>
        <w:ind w:left="5182" w:hanging="180"/>
      </w:pPr>
    </w:lvl>
    <w:lvl w:ilvl="6" w:tplc="180A000F" w:tentative="1">
      <w:start w:val="1"/>
      <w:numFmt w:val="decimal"/>
      <w:lvlText w:val="%7."/>
      <w:lvlJc w:val="left"/>
      <w:pPr>
        <w:ind w:left="5902" w:hanging="360"/>
      </w:pPr>
    </w:lvl>
    <w:lvl w:ilvl="7" w:tplc="180A0019" w:tentative="1">
      <w:start w:val="1"/>
      <w:numFmt w:val="lowerLetter"/>
      <w:lvlText w:val="%8."/>
      <w:lvlJc w:val="left"/>
      <w:pPr>
        <w:ind w:left="6622" w:hanging="360"/>
      </w:pPr>
    </w:lvl>
    <w:lvl w:ilvl="8" w:tplc="180A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6" w15:restartNumberingAfterBreak="0">
    <w:nsid w:val="10CC242F"/>
    <w:multiLevelType w:val="hybridMultilevel"/>
    <w:tmpl w:val="554223A6"/>
    <w:lvl w:ilvl="0" w:tplc="31E0B49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D4C5FE4">
      <w:start w:val="1"/>
      <w:numFmt w:val="lowerLetter"/>
      <w:lvlText w:val="%2)"/>
      <w:lvlJc w:val="left"/>
      <w:pPr>
        <w:ind w:left="1056" w:hanging="490"/>
      </w:pPr>
      <w:rPr>
        <w:rFonts w:hint="default"/>
      </w:rPr>
    </w:lvl>
    <w:lvl w:ilvl="2" w:tplc="180A001B" w:tentative="1">
      <w:start w:val="1"/>
      <w:numFmt w:val="lowerRoman"/>
      <w:lvlText w:val="%3."/>
      <w:lvlJc w:val="right"/>
      <w:pPr>
        <w:ind w:left="1646" w:hanging="180"/>
      </w:pPr>
    </w:lvl>
    <w:lvl w:ilvl="3" w:tplc="180A000F" w:tentative="1">
      <w:start w:val="1"/>
      <w:numFmt w:val="decimal"/>
      <w:lvlText w:val="%4."/>
      <w:lvlJc w:val="left"/>
      <w:pPr>
        <w:ind w:left="2366" w:hanging="360"/>
      </w:pPr>
    </w:lvl>
    <w:lvl w:ilvl="4" w:tplc="180A0019" w:tentative="1">
      <w:start w:val="1"/>
      <w:numFmt w:val="lowerLetter"/>
      <w:lvlText w:val="%5."/>
      <w:lvlJc w:val="left"/>
      <w:pPr>
        <w:ind w:left="3086" w:hanging="360"/>
      </w:pPr>
    </w:lvl>
    <w:lvl w:ilvl="5" w:tplc="180A001B" w:tentative="1">
      <w:start w:val="1"/>
      <w:numFmt w:val="lowerRoman"/>
      <w:lvlText w:val="%6."/>
      <w:lvlJc w:val="right"/>
      <w:pPr>
        <w:ind w:left="3806" w:hanging="180"/>
      </w:pPr>
    </w:lvl>
    <w:lvl w:ilvl="6" w:tplc="180A000F" w:tentative="1">
      <w:start w:val="1"/>
      <w:numFmt w:val="decimal"/>
      <w:lvlText w:val="%7."/>
      <w:lvlJc w:val="left"/>
      <w:pPr>
        <w:ind w:left="4526" w:hanging="360"/>
      </w:pPr>
    </w:lvl>
    <w:lvl w:ilvl="7" w:tplc="180A0019" w:tentative="1">
      <w:start w:val="1"/>
      <w:numFmt w:val="lowerLetter"/>
      <w:lvlText w:val="%8."/>
      <w:lvlJc w:val="left"/>
      <w:pPr>
        <w:ind w:left="5246" w:hanging="360"/>
      </w:pPr>
    </w:lvl>
    <w:lvl w:ilvl="8" w:tplc="180A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7" w15:restartNumberingAfterBreak="0">
    <w:nsid w:val="151615E2"/>
    <w:multiLevelType w:val="hybridMultilevel"/>
    <w:tmpl w:val="634AA24C"/>
    <w:lvl w:ilvl="0" w:tplc="180A001B">
      <w:start w:val="1"/>
      <w:numFmt w:val="lowerRoman"/>
      <w:lvlText w:val="%1."/>
      <w:lvlJc w:val="right"/>
      <w:pPr>
        <w:ind w:left="1428" w:hanging="360"/>
      </w:pPr>
    </w:lvl>
    <w:lvl w:ilvl="1" w:tplc="180A0019" w:tentative="1">
      <w:start w:val="1"/>
      <w:numFmt w:val="lowerLetter"/>
      <w:lvlText w:val="%2."/>
      <w:lvlJc w:val="left"/>
      <w:pPr>
        <w:ind w:left="2148" w:hanging="360"/>
      </w:pPr>
    </w:lvl>
    <w:lvl w:ilvl="2" w:tplc="180A001B">
      <w:start w:val="1"/>
      <w:numFmt w:val="lowerRoman"/>
      <w:lvlText w:val="%3."/>
      <w:lvlJc w:val="right"/>
      <w:pPr>
        <w:ind w:left="2868" w:hanging="180"/>
      </w:pPr>
    </w:lvl>
    <w:lvl w:ilvl="3" w:tplc="180A000F" w:tentative="1">
      <w:start w:val="1"/>
      <w:numFmt w:val="decimal"/>
      <w:lvlText w:val="%4."/>
      <w:lvlJc w:val="left"/>
      <w:pPr>
        <w:ind w:left="3588" w:hanging="360"/>
      </w:pPr>
    </w:lvl>
    <w:lvl w:ilvl="4" w:tplc="180A0019" w:tentative="1">
      <w:start w:val="1"/>
      <w:numFmt w:val="lowerLetter"/>
      <w:lvlText w:val="%5."/>
      <w:lvlJc w:val="left"/>
      <w:pPr>
        <w:ind w:left="4308" w:hanging="360"/>
      </w:pPr>
    </w:lvl>
    <w:lvl w:ilvl="5" w:tplc="180A001B" w:tentative="1">
      <w:start w:val="1"/>
      <w:numFmt w:val="lowerRoman"/>
      <w:lvlText w:val="%6."/>
      <w:lvlJc w:val="right"/>
      <w:pPr>
        <w:ind w:left="5028" w:hanging="180"/>
      </w:pPr>
    </w:lvl>
    <w:lvl w:ilvl="6" w:tplc="180A000F" w:tentative="1">
      <w:start w:val="1"/>
      <w:numFmt w:val="decimal"/>
      <w:lvlText w:val="%7."/>
      <w:lvlJc w:val="left"/>
      <w:pPr>
        <w:ind w:left="5748" w:hanging="360"/>
      </w:pPr>
    </w:lvl>
    <w:lvl w:ilvl="7" w:tplc="180A0019" w:tentative="1">
      <w:start w:val="1"/>
      <w:numFmt w:val="lowerLetter"/>
      <w:lvlText w:val="%8."/>
      <w:lvlJc w:val="left"/>
      <w:pPr>
        <w:ind w:left="6468" w:hanging="360"/>
      </w:pPr>
    </w:lvl>
    <w:lvl w:ilvl="8" w:tplc="1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58956D0"/>
    <w:multiLevelType w:val="hybridMultilevel"/>
    <w:tmpl w:val="949EF822"/>
    <w:lvl w:ilvl="0" w:tplc="180A0019">
      <w:start w:val="1"/>
      <w:numFmt w:val="lowerLetter"/>
      <w:lvlText w:val="%1."/>
      <w:lvlJc w:val="left"/>
      <w:pPr>
        <w:ind w:left="1146" w:hanging="360"/>
      </w:pPr>
    </w:lvl>
    <w:lvl w:ilvl="1" w:tplc="180A0019">
      <w:start w:val="1"/>
      <w:numFmt w:val="lowerLetter"/>
      <w:lvlText w:val="%2."/>
      <w:lvlJc w:val="left"/>
      <w:pPr>
        <w:ind w:left="1866" w:hanging="360"/>
      </w:pPr>
    </w:lvl>
    <w:lvl w:ilvl="2" w:tplc="DDCA323C">
      <w:start w:val="1"/>
      <w:numFmt w:val="lowerRoman"/>
      <w:lvlText w:val="%3)"/>
      <w:lvlJc w:val="left"/>
      <w:pPr>
        <w:ind w:left="3126" w:hanging="720"/>
      </w:pPr>
      <w:rPr>
        <w:rFonts w:hint="default"/>
      </w:rPr>
    </w:lvl>
    <w:lvl w:ilvl="3" w:tplc="180A000F" w:tentative="1">
      <w:start w:val="1"/>
      <w:numFmt w:val="decimal"/>
      <w:lvlText w:val="%4."/>
      <w:lvlJc w:val="left"/>
      <w:pPr>
        <w:ind w:left="3306" w:hanging="360"/>
      </w:pPr>
    </w:lvl>
    <w:lvl w:ilvl="4" w:tplc="180A0019" w:tentative="1">
      <w:start w:val="1"/>
      <w:numFmt w:val="lowerLetter"/>
      <w:lvlText w:val="%5."/>
      <w:lvlJc w:val="left"/>
      <w:pPr>
        <w:ind w:left="4026" w:hanging="360"/>
      </w:pPr>
    </w:lvl>
    <w:lvl w:ilvl="5" w:tplc="180A001B" w:tentative="1">
      <w:start w:val="1"/>
      <w:numFmt w:val="lowerRoman"/>
      <w:lvlText w:val="%6."/>
      <w:lvlJc w:val="right"/>
      <w:pPr>
        <w:ind w:left="4746" w:hanging="180"/>
      </w:pPr>
    </w:lvl>
    <w:lvl w:ilvl="6" w:tplc="180A000F" w:tentative="1">
      <w:start w:val="1"/>
      <w:numFmt w:val="decimal"/>
      <w:lvlText w:val="%7."/>
      <w:lvlJc w:val="left"/>
      <w:pPr>
        <w:ind w:left="5466" w:hanging="360"/>
      </w:pPr>
    </w:lvl>
    <w:lvl w:ilvl="7" w:tplc="180A0019" w:tentative="1">
      <w:start w:val="1"/>
      <w:numFmt w:val="lowerLetter"/>
      <w:lvlText w:val="%8."/>
      <w:lvlJc w:val="left"/>
      <w:pPr>
        <w:ind w:left="6186" w:hanging="360"/>
      </w:pPr>
    </w:lvl>
    <w:lvl w:ilvl="8" w:tplc="1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7595EEB"/>
    <w:multiLevelType w:val="multilevel"/>
    <w:tmpl w:val="4C5E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E95DC6"/>
    <w:multiLevelType w:val="hybridMultilevel"/>
    <w:tmpl w:val="6EAC3FDE"/>
    <w:lvl w:ilvl="0" w:tplc="1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180A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180A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180A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180A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180A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1EF84520"/>
    <w:multiLevelType w:val="hybridMultilevel"/>
    <w:tmpl w:val="3312A8C2"/>
    <w:lvl w:ilvl="0" w:tplc="283C00EE">
      <w:start w:val="3"/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1EFF42EE"/>
    <w:multiLevelType w:val="hybridMultilevel"/>
    <w:tmpl w:val="ACDE59DE"/>
    <w:lvl w:ilvl="0" w:tplc="088670AE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4629B"/>
    <w:multiLevelType w:val="multilevel"/>
    <w:tmpl w:val="472CC0B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98088C"/>
    <w:multiLevelType w:val="hybridMultilevel"/>
    <w:tmpl w:val="D6B0CDB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D46B7"/>
    <w:multiLevelType w:val="hybridMultilevel"/>
    <w:tmpl w:val="EA566D50"/>
    <w:lvl w:ilvl="0" w:tplc="180A0019">
      <w:start w:val="1"/>
      <w:numFmt w:val="lowerLetter"/>
      <w:lvlText w:val="%1."/>
      <w:lvlJc w:val="left"/>
      <w:pPr>
        <w:ind w:left="1068" w:hanging="360"/>
      </w:pPr>
    </w:lvl>
    <w:lvl w:ilvl="1" w:tplc="180A0019">
      <w:start w:val="1"/>
      <w:numFmt w:val="lowerLetter"/>
      <w:lvlText w:val="%2."/>
      <w:lvlJc w:val="left"/>
      <w:pPr>
        <w:ind w:left="1788" w:hanging="360"/>
      </w:pPr>
    </w:lvl>
    <w:lvl w:ilvl="2" w:tplc="180A001B" w:tentative="1">
      <w:start w:val="1"/>
      <w:numFmt w:val="lowerRoman"/>
      <w:lvlText w:val="%3."/>
      <w:lvlJc w:val="right"/>
      <w:pPr>
        <w:ind w:left="2508" w:hanging="180"/>
      </w:pPr>
    </w:lvl>
    <w:lvl w:ilvl="3" w:tplc="180A000F" w:tentative="1">
      <w:start w:val="1"/>
      <w:numFmt w:val="decimal"/>
      <w:lvlText w:val="%4."/>
      <w:lvlJc w:val="left"/>
      <w:pPr>
        <w:ind w:left="3228" w:hanging="360"/>
      </w:pPr>
    </w:lvl>
    <w:lvl w:ilvl="4" w:tplc="180A0019" w:tentative="1">
      <w:start w:val="1"/>
      <w:numFmt w:val="lowerLetter"/>
      <w:lvlText w:val="%5."/>
      <w:lvlJc w:val="left"/>
      <w:pPr>
        <w:ind w:left="3948" w:hanging="360"/>
      </w:pPr>
    </w:lvl>
    <w:lvl w:ilvl="5" w:tplc="180A001B" w:tentative="1">
      <w:start w:val="1"/>
      <w:numFmt w:val="lowerRoman"/>
      <w:lvlText w:val="%6."/>
      <w:lvlJc w:val="right"/>
      <w:pPr>
        <w:ind w:left="4668" w:hanging="180"/>
      </w:pPr>
    </w:lvl>
    <w:lvl w:ilvl="6" w:tplc="180A000F" w:tentative="1">
      <w:start w:val="1"/>
      <w:numFmt w:val="decimal"/>
      <w:lvlText w:val="%7."/>
      <w:lvlJc w:val="left"/>
      <w:pPr>
        <w:ind w:left="5388" w:hanging="360"/>
      </w:pPr>
    </w:lvl>
    <w:lvl w:ilvl="7" w:tplc="180A0019" w:tentative="1">
      <w:start w:val="1"/>
      <w:numFmt w:val="lowerLetter"/>
      <w:lvlText w:val="%8."/>
      <w:lvlJc w:val="left"/>
      <w:pPr>
        <w:ind w:left="6108" w:hanging="360"/>
      </w:pPr>
    </w:lvl>
    <w:lvl w:ilvl="8" w:tplc="1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91C5A89"/>
    <w:multiLevelType w:val="hybridMultilevel"/>
    <w:tmpl w:val="FF18F61C"/>
    <w:lvl w:ilvl="0" w:tplc="1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3D075F0">
      <w:start w:val="1"/>
      <w:numFmt w:val="lowerLetter"/>
      <w:lvlText w:val="%2."/>
      <w:lvlJc w:val="left"/>
      <w:pPr>
        <w:ind w:left="1440" w:hanging="360"/>
      </w:pPr>
      <w:rPr>
        <w:rFonts w:ascii="Arial Narrow" w:eastAsia="Times New Roman" w:hAnsi="Arial Narrow" w:cs="Arial" w:hint="default"/>
      </w:r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F710A5"/>
    <w:multiLevelType w:val="hybridMultilevel"/>
    <w:tmpl w:val="796CA49A"/>
    <w:lvl w:ilvl="0" w:tplc="180A0019">
      <w:start w:val="1"/>
      <w:numFmt w:val="lowerLetter"/>
      <w:lvlText w:val="%1."/>
      <w:lvlJc w:val="left"/>
      <w:pPr>
        <w:ind w:left="1440" w:hanging="360"/>
      </w:pPr>
    </w:lvl>
    <w:lvl w:ilvl="1" w:tplc="180A0019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0394828"/>
    <w:multiLevelType w:val="hybridMultilevel"/>
    <w:tmpl w:val="3A202992"/>
    <w:lvl w:ilvl="0" w:tplc="180A000F">
      <w:start w:val="1"/>
      <w:numFmt w:val="decimal"/>
      <w:lvlText w:val="%1."/>
      <w:lvlJc w:val="left"/>
      <w:pPr>
        <w:ind w:left="1004" w:hanging="360"/>
      </w:pPr>
      <w:rPr>
        <w:rFonts w:cs="Times New Roman" w:hint="default"/>
        <w:b/>
        <w:i w:val="0"/>
      </w:rPr>
    </w:lvl>
    <w:lvl w:ilvl="1" w:tplc="140A0019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140A001B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14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14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14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14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14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14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9" w15:restartNumberingAfterBreak="0">
    <w:nsid w:val="32CB5CB6"/>
    <w:multiLevelType w:val="hybridMultilevel"/>
    <w:tmpl w:val="B3461A3A"/>
    <w:lvl w:ilvl="0" w:tplc="180A0019">
      <w:start w:val="1"/>
      <w:numFmt w:val="lowerLetter"/>
      <w:lvlText w:val="%1."/>
      <w:lvlJc w:val="left"/>
      <w:pPr>
        <w:ind w:left="1068" w:hanging="360"/>
      </w:pPr>
    </w:lvl>
    <w:lvl w:ilvl="1" w:tplc="180A0019" w:tentative="1">
      <w:start w:val="1"/>
      <w:numFmt w:val="lowerLetter"/>
      <w:lvlText w:val="%2."/>
      <w:lvlJc w:val="left"/>
      <w:pPr>
        <w:ind w:left="1788" w:hanging="360"/>
      </w:pPr>
    </w:lvl>
    <w:lvl w:ilvl="2" w:tplc="180A001B" w:tentative="1">
      <w:start w:val="1"/>
      <w:numFmt w:val="lowerRoman"/>
      <w:lvlText w:val="%3."/>
      <w:lvlJc w:val="right"/>
      <w:pPr>
        <w:ind w:left="2508" w:hanging="180"/>
      </w:pPr>
    </w:lvl>
    <w:lvl w:ilvl="3" w:tplc="180A000F" w:tentative="1">
      <w:start w:val="1"/>
      <w:numFmt w:val="decimal"/>
      <w:lvlText w:val="%4."/>
      <w:lvlJc w:val="left"/>
      <w:pPr>
        <w:ind w:left="3228" w:hanging="360"/>
      </w:pPr>
    </w:lvl>
    <w:lvl w:ilvl="4" w:tplc="180A0019" w:tentative="1">
      <w:start w:val="1"/>
      <w:numFmt w:val="lowerLetter"/>
      <w:lvlText w:val="%5."/>
      <w:lvlJc w:val="left"/>
      <w:pPr>
        <w:ind w:left="3948" w:hanging="360"/>
      </w:pPr>
    </w:lvl>
    <w:lvl w:ilvl="5" w:tplc="180A001B" w:tentative="1">
      <w:start w:val="1"/>
      <w:numFmt w:val="lowerRoman"/>
      <w:lvlText w:val="%6."/>
      <w:lvlJc w:val="right"/>
      <w:pPr>
        <w:ind w:left="4668" w:hanging="180"/>
      </w:pPr>
    </w:lvl>
    <w:lvl w:ilvl="6" w:tplc="180A000F" w:tentative="1">
      <w:start w:val="1"/>
      <w:numFmt w:val="decimal"/>
      <w:lvlText w:val="%7."/>
      <w:lvlJc w:val="left"/>
      <w:pPr>
        <w:ind w:left="5388" w:hanging="360"/>
      </w:pPr>
    </w:lvl>
    <w:lvl w:ilvl="7" w:tplc="180A0019" w:tentative="1">
      <w:start w:val="1"/>
      <w:numFmt w:val="lowerLetter"/>
      <w:lvlText w:val="%8."/>
      <w:lvlJc w:val="left"/>
      <w:pPr>
        <w:ind w:left="6108" w:hanging="360"/>
      </w:pPr>
    </w:lvl>
    <w:lvl w:ilvl="8" w:tplc="1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6523554"/>
    <w:multiLevelType w:val="hybridMultilevel"/>
    <w:tmpl w:val="27A8BAF4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E5AC4"/>
    <w:multiLevelType w:val="hybridMultilevel"/>
    <w:tmpl w:val="FC841B08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CA94F23"/>
    <w:multiLevelType w:val="hybridMultilevel"/>
    <w:tmpl w:val="FFFFFFFF"/>
    <w:lvl w:ilvl="0" w:tplc="F1EC98F2">
      <w:start w:val="5"/>
      <w:numFmt w:val="bullet"/>
      <w:lvlText w:val="-"/>
      <w:lvlJc w:val="left"/>
      <w:pPr>
        <w:ind w:left="1068" w:hanging="360"/>
      </w:pPr>
      <w:rPr>
        <w:rFonts w:ascii="Arial Narrow" w:eastAsia="Times New Roman" w:hAnsi="Arial Narro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D3A29EC"/>
    <w:multiLevelType w:val="hybridMultilevel"/>
    <w:tmpl w:val="85D60CFC"/>
    <w:lvl w:ilvl="0" w:tplc="F7003C26">
      <w:start w:val="1"/>
      <w:numFmt w:val="decimal"/>
      <w:lvlText w:val="%1."/>
      <w:lvlJc w:val="left"/>
      <w:pPr>
        <w:ind w:left="2069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2429" w:hanging="360"/>
      </w:pPr>
    </w:lvl>
    <w:lvl w:ilvl="2" w:tplc="180A001B" w:tentative="1">
      <w:start w:val="1"/>
      <w:numFmt w:val="lowerRoman"/>
      <w:lvlText w:val="%3."/>
      <w:lvlJc w:val="right"/>
      <w:pPr>
        <w:ind w:left="3149" w:hanging="180"/>
      </w:pPr>
    </w:lvl>
    <w:lvl w:ilvl="3" w:tplc="180A000F" w:tentative="1">
      <w:start w:val="1"/>
      <w:numFmt w:val="decimal"/>
      <w:lvlText w:val="%4."/>
      <w:lvlJc w:val="left"/>
      <w:pPr>
        <w:ind w:left="3869" w:hanging="360"/>
      </w:pPr>
    </w:lvl>
    <w:lvl w:ilvl="4" w:tplc="180A0019" w:tentative="1">
      <w:start w:val="1"/>
      <w:numFmt w:val="lowerLetter"/>
      <w:lvlText w:val="%5."/>
      <w:lvlJc w:val="left"/>
      <w:pPr>
        <w:ind w:left="4589" w:hanging="360"/>
      </w:pPr>
    </w:lvl>
    <w:lvl w:ilvl="5" w:tplc="180A001B" w:tentative="1">
      <w:start w:val="1"/>
      <w:numFmt w:val="lowerRoman"/>
      <w:lvlText w:val="%6."/>
      <w:lvlJc w:val="right"/>
      <w:pPr>
        <w:ind w:left="5309" w:hanging="180"/>
      </w:pPr>
    </w:lvl>
    <w:lvl w:ilvl="6" w:tplc="180A000F" w:tentative="1">
      <w:start w:val="1"/>
      <w:numFmt w:val="decimal"/>
      <w:lvlText w:val="%7."/>
      <w:lvlJc w:val="left"/>
      <w:pPr>
        <w:ind w:left="6029" w:hanging="360"/>
      </w:pPr>
    </w:lvl>
    <w:lvl w:ilvl="7" w:tplc="180A0019" w:tentative="1">
      <w:start w:val="1"/>
      <w:numFmt w:val="lowerLetter"/>
      <w:lvlText w:val="%8."/>
      <w:lvlJc w:val="left"/>
      <w:pPr>
        <w:ind w:left="6749" w:hanging="360"/>
      </w:pPr>
    </w:lvl>
    <w:lvl w:ilvl="8" w:tplc="180A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4" w15:restartNumberingAfterBreak="0">
    <w:nsid w:val="44EA1A80"/>
    <w:multiLevelType w:val="hybridMultilevel"/>
    <w:tmpl w:val="C862F0EC"/>
    <w:lvl w:ilvl="0" w:tplc="180A0019">
      <w:start w:val="1"/>
      <w:numFmt w:val="lowerLetter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4428F"/>
    <w:multiLevelType w:val="hybridMultilevel"/>
    <w:tmpl w:val="655878BA"/>
    <w:lvl w:ilvl="0" w:tplc="180A001B">
      <w:start w:val="1"/>
      <w:numFmt w:val="lowerRoman"/>
      <w:lvlText w:val="%1."/>
      <w:lvlJc w:val="right"/>
      <w:pPr>
        <w:ind w:left="1866" w:hanging="360"/>
      </w:pPr>
    </w:lvl>
    <w:lvl w:ilvl="1" w:tplc="FFFFFFFF">
      <w:start w:val="1"/>
      <w:numFmt w:val="lowerLetter"/>
      <w:lvlText w:val="%2."/>
      <w:lvlJc w:val="left"/>
      <w:pPr>
        <w:ind w:left="2586" w:hanging="360"/>
      </w:pPr>
    </w:lvl>
    <w:lvl w:ilvl="2" w:tplc="FFFFFFFF">
      <w:start w:val="1"/>
      <w:numFmt w:val="lowerRoman"/>
      <w:lvlText w:val="%3."/>
      <w:lvlJc w:val="right"/>
      <w:pPr>
        <w:ind w:left="3306" w:hanging="180"/>
      </w:pPr>
    </w:lvl>
    <w:lvl w:ilvl="3" w:tplc="FFFFFFFF" w:tentative="1">
      <w:start w:val="1"/>
      <w:numFmt w:val="decimal"/>
      <w:lvlText w:val="%4."/>
      <w:lvlJc w:val="left"/>
      <w:pPr>
        <w:ind w:left="4026" w:hanging="360"/>
      </w:pPr>
    </w:lvl>
    <w:lvl w:ilvl="4" w:tplc="FFFFFFFF" w:tentative="1">
      <w:start w:val="1"/>
      <w:numFmt w:val="lowerLetter"/>
      <w:lvlText w:val="%5."/>
      <w:lvlJc w:val="left"/>
      <w:pPr>
        <w:ind w:left="4746" w:hanging="360"/>
      </w:pPr>
    </w:lvl>
    <w:lvl w:ilvl="5" w:tplc="FFFFFFFF" w:tentative="1">
      <w:start w:val="1"/>
      <w:numFmt w:val="lowerRoman"/>
      <w:lvlText w:val="%6."/>
      <w:lvlJc w:val="right"/>
      <w:pPr>
        <w:ind w:left="5466" w:hanging="180"/>
      </w:pPr>
    </w:lvl>
    <w:lvl w:ilvl="6" w:tplc="FFFFFFFF" w:tentative="1">
      <w:start w:val="1"/>
      <w:numFmt w:val="decimal"/>
      <w:lvlText w:val="%7."/>
      <w:lvlJc w:val="left"/>
      <w:pPr>
        <w:ind w:left="6186" w:hanging="360"/>
      </w:pPr>
    </w:lvl>
    <w:lvl w:ilvl="7" w:tplc="FFFFFFFF" w:tentative="1">
      <w:start w:val="1"/>
      <w:numFmt w:val="lowerLetter"/>
      <w:lvlText w:val="%8."/>
      <w:lvlJc w:val="left"/>
      <w:pPr>
        <w:ind w:left="6906" w:hanging="360"/>
      </w:pPr>
    </w:lvl>
    <w:lvl w:ilvl="8" w:tplc="FFFFFFFF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6" w15:restartNumberingAfterBreak="0">
    <w:nsid w:val="50AC2490"/>
    <w:multiLevelType w:val="hybridMultilevel"/>
    <w:tmpl w:val="C4A4441E"/>
    <w:lvl w:ilvl="0" w:tplc="180A001B">
      <w:start w:val="1"/>
      <w:numFmt w:val="lowerRoman"/>
      <w:lvlText w:val="%1."/>
      <w:lvlJc w:val="right"/>
      <w:pPr>
        <w:ind w:left="1776" w:hanging="360"/>
      </w:pPr>
    </w:lvl>
    <w:lvl w:ilvl="1" w:tplc="180A0019" w:tentative="1">
      <w:start w:val="1"/>
      <w:numFmt w:val="lowerLetter"/>
      <w:lvlText w:val="%2."/>
      <w:lvlJc w:val="left"/>
      <w:pPr>
        <w:ind w:left="2496" w:hanging="360"/>
      </w:pPr>
    </w:lvl>
    <w:lvl w:ilvl="2" w:tplc="180A001B" w:tentative="1">
      <w:start w:val="1"/>
      <w:numFmt w:val="lowerRoman"/>
      <w:lvlText w:val="%3."/>
      <w:lvlJc w:val="right"/>
      <w:pPr>
        <w:ind w:left="3216" w:hanging="180"/>
      </w:pPr>
    </w:lvl>
    <w:lvl w:ilvl="3" w:tplc="180A000F" w:tentative="1">
      <w:start w:val="1"/>
      <w:numFmt w:val="decimal"/>
      <w:lvlText w:val="%4."/>
      <w:lvlJc w:val="left"/>
      <w:pPr>
        <w:ind w:left="3936" w:hanging="360"/>
      </w:pPr>
    </w:lvl>
    <w:lvl w:ilvl="4" w:tplc="180A0019" w:tentative="1">
      <w:start w:val="1"/>
      <w:numFmt w:val="lowerLetter"/>
      <w:lvlText w:val="%5."/>
      <w:lvlJc w:val="left"/>
      <w:pPr>
        <w:ind w:left="4656" w:hanging="360"/>
      </w:pPr>
    </w:lvl>
    <w:lvl w:ilvl="5" w:tplc="180A001B" w:tentative="1">
      <w:start w:val="1"/>
      <w:numFmt w:val="lowerRoman"/>
      <w:lvlText w:val="%6."/>
      <w:lvlJc w:val="right"/>
      <w:pPr>
        <w:ind w:left="5376" w:hanging="180"/>
      </w:pPr>
    </w:lvl>
    <w:lvl w:ilvl="6" w:tplc="180A000F" w:tentative="1">
      <w:start w:val="1"/>
      <w:numFmt w:val="decimal"/>
      <w:lvlText w:val="%7."/>
      <w:lvlJc w:val="left"/>
      <w:pPr>
        <w:ind w:left="6096" w:hanging="360"/>
      </w:pPr>
    </w:lvl>
    <w:lvl w:ilvl="7" w:tplc="180A0019" w:tentative="1">
      <w:start w:val="1"/>
      <w:numFmt w:val="lowerLetter"/>
      <w:lvlText w:val="%8."/>
      <w:lvlJc w:val="left"/>
      <w:pPr>
        <w:ind w:left="6816" w:hanging="360"/>
      </w:pPr>
    </w:lvl>
    <w:lvl w:ilvl="8" w:tplc="1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555C777C"/>
    <w:multiLevelType w:val="hybridMultilevel"/>
    <w:tmpl w:val="3788A614"/>
    <w:lvl w:ilvl="0" w:tplc="180A0013">
      <w:start w:val="1"/>
      <w:numFmt w:val="upperRoman"/>
      <w:lvlText w:val="%1."/>
      <w:lvlJc w:val="right"/>
      <w:pPr>
        <w:ind w:left="1866" w:hanging="360"/>
      </w:pPr>
    </w:lvl>
    <w:lvl w:ilvl="1" w:tplc="180A0019">
      <w:start w:val="1"/>
      <w:numFmt w:val="lowerLetter"/>
      <w:lvlText w:val="%2."/>
      <w:lvlJc w:val="left"/>
      <w:pPr>
        <w:ind w:left="2586" w:hanging="360"/>
      </w:pPr>
    </w:lvl>
    <w:lvl w:ilvl="2" w:tplc="180A001B">
      <w:start w:val="1"/>
      <w:numFmt w:val="lowerRoman"/>
      <w:lvlText w:val="%3."/>
      <w:lvlJc w:val="right"/>
      <w:pPr>
        <w:ind w:left="3306" w:hanging="180"/>
      </w:pPr>
    </w:lvl>
    <w:lvl w:ilvl="3" w:tplc="180A000F" w:tentative="1">
      <w:start w:val="1"/>
      <w:numFmt w:val="decimal"/>
      <w:lvlText w:val="%4."/>
      <w:lvlJc w:val="left"/>
      <w:pPr>
        <w:ind w:left="4026" w:hanging="360"/>
      </w:pPr>
    </w:lvl>
    <w:lvl w:ilvl="4" w:tplc="180A0019" w:tentative="1">
      <w:start w:val="1"/>
      <w:numFmt w:val="lowerLetter"/>
      <w:lvlText w:val="%5."/>
      <w:lvlJc w:val="left"/>
      <w:pPr>
        <w:ind w:left="4746" w:hanging="360"/>
      </w:pPr>
    </w:lvl>
    <w:lvl w:ilvl="5" w:tplc="180A001B" w:tentative="1">
      <w:start w:val="1"/>
      <w:numFmt w:val="lowerRoman"/>
      <w:lvlText w:val="%6."/>
      <w:lvlJc w:val="right"/>
      <w:pPr>
        <w:ind w:left="5466" w:hanging="180"/>
      </w:pPr>
    </w:lvl>
    <w:lvl w:ilvl="6" w:tplc="180A000F" w:tentative="1">
      <w:start w:val="1"/>
      <w:numFmt w:val="decimal"/>
      <w:lvlText w:val="%7."/>
      <w:lvlJc w:val="left"/>
      <w:pPr>
        <w:ind w:left="6186" w:hanging="360"/>
      </w:pPr>
    </w:lvl>
    <w:lvl w:ilvl="7" w:tplc="180A0019" w:tentative="1">
      <w:start w:val="1"/>
      <w:numFmt w:val="lowerLetter"/>
      <w:lvlText w:val="%8."/>
      <w:lvlJc w:val="left"/>
      <w:pPr>
        <w:ind w:left="6906" w:hanging="360"/>
      </w:pPr>
    </w:lvl>
    <w:lvl w:ilvl="8" w:tplc="180A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8" w15:restartNumberingAfterBreak="0">
    <w:nsid w:val="614D18CD"/>
    <w:multiLevelType w:val="hybridMultilevel"/>
    <w:tmpl w:val="483EF53E"/>
    <w:lvl w:ilvl="0" w:tplc="180A001B">
      <w:start w:val="1"/>
      <w:numFmt w:val="lowerRoman"/>
      <w:lvlText w:val="%1."/>
      <w:lvlJc w:val="right"/>
      <w:pPr>
        <w:ind w:left="1428" w:hanging="360"/>
      </w:pPr>
    </w:lvl>
    <w:lvl w:ilvl="1" w:tplc="180A0019" w:tentative="1">
      <w:start w:val="1"/>
      <w:numFmt w:val="lowerLetter"/>
      <w:lvlText w:val="%2."/>
      <w:lvlJc w:val="left"/>
      <w:pPr>
        <w:ind w:left="2148" w:hanging="360"/>
      </w:pPr>
    </w:lvl>
    <w:lvl w:ilvl="2" w:tplc="180A001B">
      <w:start w:val="1"/>
      <w:numFmt w:val="lowerRoman"/>
      <w:lvlText w:val="%3."/>
      <w:lvlJc w:val="right"/>
      <w:pPr>
        <w:ind w:left="2868" w:hanging="180"/>
      </w:pPr>
    </w:lvl>
    <w:lvl w:ilvl="3" w:tplc="180A000F" w:tentative="1">
      <w:start w:val="1"/>
      <w:numFmt w:val="decimal"/>
      <w:lvlText w:val="%4."/>
      <w:lvlJc w:val="left"/>
      <w:pPr>
        <w:ind w:left="3588" w:hanging="360"/>
      </w:pPr>
    </w:lvl>
    <w:lvl w:ilvl="4" w:tplc="180A0019" w:tentative="1">
      <w:start w:val="1"/>
      <w:numFmt w:val="lowerLetter"/>
      <w:lvlText w:val="%5."/>
      <w:lvlJc w:val="left"/>
      <w:pPr>
        <w:ind w:left="4308" w:hanging="360"/>
      </w:pPr>
    </w:lvl>
    <w:lvl w:ilvl="5" w:tplc="180A001B" w:tentative="1">
      <w:start w:val="1"/>
      <w:numFmt w:val="lowerRoman"/>
      <w:lvlText w:val="%6."/>
      <w:lvlJc w:val="right"/>
      <w:pPr>
        <w:ind w:left="5028" w:hanging="180"/>
      </w:pPr>
    </w:lvl>
    <w:lvl w:ilvl="6" w:tplc="180A000F" w:tentative="1">
      <w:start w:val="1"/>
      <w:numFmt w:val="decimal"/>
      <w:lvlText w:val="%7."/>
      <w:lvlJc w:val="left"/>
      <w:pPr>
        <w:ind w:left="5748" w:hanging="360"/>
      </w:pPr>
    </w:lvl>
    <w:lvl w:ilvl="7" w:tplc="180A0019" w:tentative="1">
      <w:start w:val="1"/>
      <w:numFmt w:val="lowerLetter"/>
      <w:lvlText w:val="%8."/>
      <w:lvlJc w:val="left"/>
      <w:pPr>
        <w:ind w:left="6468" w:hanging="360"/>
      </w:pPr>
    </w:lvl>
    <w:lvl w:ilvl="8" w:tplc="1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2E82DA4"/>
    <w:multiLevelType w:val="hybridMultilevel"/>
    <w:tmpl w:val="92403AD2"/>
    <w:lvl w:ilvl="0" w:tplc="1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180A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180A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180A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180A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180A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65BE7A5D"/>
    <w:multiLevelType w:val="multilevel"/>
    <w:tmpl w:val="32F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31B83"/>
    <w:multiLevelType w:val="hybridMultilevel"/>
    <w:tmpl w:val="2DA8EAB4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4018B1"/>
    <w:multiLevelType w:val="multilevel"/>
    <w:tmpl w:val="DC5E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EE2775"/>
    <w:multiLevelType w:val="hybridMultilevel"/>
    <w:tmpl w:val="9D5C3A80"/>
    <w:lvl w:ilvl="0" w:tplc="1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46016CE">
      <w:start w:val="1"/>
      <w:numFmt w:val="lowerLetter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D6DC8"/>
    <w:multiLevelType w:val="hybridMultilevel"/>
    <w:tmpl w:val="A5A8B62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B27AE"/>
    <w:multiLevelType w:val="hybridMultilevel"/>
    <w:tmpl w:val="49082F98"/>
    <w:lvl w:ilvl="0" w:tplc="180A0019">
      <w:start w:val="1"/>
      <w:numFmt w:val="lowerLetter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15548D"/>
    <w:multiLevelType w:val="hybridMultilevel"/>
    <w:tmpl w:val="8B1E84B2"/>
    <w:lvl w:ilvl="0" w:tplc="180A0013">
      <w:start w:val="1"/>
      <w:numFmt w:val="upperRoman"/>
      <w:lvlText w:val="%1."/>
      <w:lvlJc w:val="right"/>
      <w:pPr>
        <w:ind w:left="1440" w:hanging="360"/>
      </w:pPr>
    </w:lvl>
    <w:lvl w:ilvl="1" w:tplc="3E0830EC">
      <w:start w:val="1"/>
      <w:numFmt w:val="lowerLetter"/>
      <w:lvlText w:val="%2."/>
      <w:lvlJc w:val="left"/>
      <w:pPr>
        <w:ind w:left="2508" w:hanging="708"/>
      </w:pPr>
      <w:rPr>
        <w:rFonts w:ascii="Times New Roman" w:hAnsi="Times New Roman" w:hint="default"/>
        <w:sz w:val="24"/>
      </w:r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436603">
    <w:abstractNumId w:val="33"/>
  </w:num>
  <w:num w:numId="2" w16cid:durableId="1233005693">
    <w:abstractNumId w:val="28"/>
  </w:num>
  <w:num w:numId="3" w16cid:durableId="1775903842">
    <w:abstractNumId w:val="7"/>
  </w:num>
  <w:num w:numId="4" w16cid:durableId="2010907027">
    <w:abstractNumId w:val="5"/>
  </w:num>
  <w:num w:numId="5" w16cid:durableId="3489505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478057">
    <w:abstractNumId w:val="16"/>
  </w:num>
  <w:num w:numId="7" w16cid:durableId="398793617">
    <w:abstractNumId w:val="2"/>
    <w:lvlOverride w:ilvl="0">
      <w:startOverride w:val="1"/>
    </w:lvlOverride>
  </w:num>
  <w:num w:numId="8" w16cid:durableId="999385087">
    <w:abstractNumId w:val="35"/>
  </w:num>
  <w:num w:numId="9" w16cid:durableId="1665813014">
    <w:abstractNumId w:val="0"/>
  </w:num>
  <w:num w:numId="10" w16cid:durableId="17895553">
    <w:abstractNumId w:val="17"/>
  </w:num>
  <w:num w:numId="11" w16cid:durableId="1207835293">
    <w:abstractNumId w:val="9"/>
  </w:num>
  <w:num w:numId="12" w16cid:durableId="846485899">
    <w:abstractNumId w:val="13"/>
  </w:num>
  <w:num w:numId="13" w16cid:durableId="1687250640">
    <w:abstractNumId w:val="14"/>
  </w:num>
  <w:num w:numId="14" w16cid:durableId="2066902794">
    <w:abstractNumId w:val="23"/>
  </w:num>
  <w:num w:numId="15" w16cid:durableId="391126083">
    <w:abstractNumId w:val="34"/>
  </w:num>
  <w:num w:numId="16" w16cid:durableId="1577668704">
    <w:abstractNumId w:val="20"/>
  </w:num>
  <w:num w:numId="17" w16cid:durableId="722097581">
    <w:abstractNumId w:val="14"/>
  </w:num>
  <w:num w:numId="18" w16cid:durableId="182204647">
    <w:abstractNumId w:val="31"/>
  </w:num>
  <w:num w:numId="19" w16cid:durableId="772289059">
    <w:abstractNumId w:val="10"/>
  </w:num>
  <w:num w:numId="20" w16cid:durableId="709887663">
    <w:abstractNumId w:val="29"/>
  </w:num>
  <w:num w:numId="21" w16cid:durableId="115372057">
    <w:abstractNumId w:val="10"/>
  </w:num>
  <w:num w:numId="22" w16cid:durableId="897059606">
    <w:abstractNumId w:val="11"/>
  </w:num>
  <w:num w:numId="23" w16cid:durableId="1860855885">
    <w:abstractNumId w:val="4"/>
  </w:num>
  <w:num w:numId="24" w16cid:durableId="706223310">
    <w:abstractNumId w:val="32"/>
  </w:num>
  <w:num w:numId="25" w16cid:durableId="1372994535">
    <w:abstractNumId w:val="30"/>
  </w:num>
  <w:num w:numId="26" w16cid:durableId="1413773846">
    <w:abstractNumId w:val="3"/>
  </w:num>
  <w:num w:numId="27" w16cid:durableId="46029310">
    <w:abstractNumId w:val="22"/>
  </w:num>
  <w:num w:numId="28" w16cid:durableId="953487521">
    <w:abstractNumId w:val="12"/>
  </w:num>
  <w:num w:numId="29" w16cid:durableId="882787425">
    <w:abstractNumId w:val="36"/>
  </w:num>
  <w:num w:numId="30" w16cid:durableId="1944220154">
    <w:abstractNumId w:val="6"/>
  </w:num>
  <w:num w:numId="31" w16cid:durableId="1444765422">
    <w:abstractNumId w:val="26"/>
  </w:num>
  <w:num w:numId="32" w16cid:durableId="169373199">
    <w:abstractNumId w:val="8"/>
  </w:num>
  <w:num w:numId="33" w16cid:durableId="2044086449">
    <w:abstractNumId w:val="27"/>
  </w:num>
  <w:num w:numId="34" w16cid:durableId="51856191">
    <w:abstractNumId w:val="25"/>
  </w:num>
  <w:num w:numId="35" w16cid:durableId="180779704">
    <w:abstractNumId w:val="15"/>
  </w:num>
  <w:num w:numId="36" w16cid:durableId="1095051540">
    <w:abstractNumId w:val="24"/>
  </w:num>
  <w:num w:numId="37" w16cid:durableId="350372855">
    <w:abstractNumId w:val="19"/>
  </w:num>
  <w:num w:numId="38" w16cid:durableId="608005027">
    <w:abstractNumId w:val="1"/>
  </w:num>
  <w:num w:numId="39" w16cid:durableId="309990527">
    <w:abstractNumId w:val="2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46"/>
    <w:rsid w:val="00000226"/>
    <w:rsid w:val="000034A7"/>
    <w:rsid w:val="000048EF"/>
    <w:rsid w:val="00005827"/>
    <w:rsid w:val="00005EB0"/>
    <w:rsid w:val="00007D60"/>
    <w:rsid w:val="0001039F"/>
    <w:rsid w:val="00010AFC"/>
    <w:rsid w:val="0001445B"/>
    <w:rsid w:val="0001459F"/>
    <w:rsid w:val="0001507C"/>
    <w:rsid w:val="00015BB7"/>
    <w:rsid w:val="00016B30"/>
    <w:rsid w:val="000210A2"/>
    <w:rsid w:val="00022483"/>
    <w:rsid w:val="00024E51"/>
    <w:rsid w:val="00025049"/>
    <w:rsid w:val="00025492"/>
    <w:rsid w:val="00025F42"/>
    <w:rsid w:val="000274E1"/>
    <w:rsid w:val="000320A7"/>
    <w:rsid w:val="00034978"/>
    <w:rsid w:val="00035369"/>
    <w:rsid w:val="00035963"/>
    <w:rsid w:val="00035980"/>
    <w:rsid w:val="00035E6D"/>
    <w:rsid w:val="0003691D"/>
    <w:rsid w:val="00041F7B"/>
    <w:rsid w:val="00042041"/>
    <w:rsid w:val="00042A58"/>
    <w:rsid w:val="0004354E"/>
    <w:rsid w:val="000437FB"/>
    <w:rsid w:val="000467F0"/>
    <w:rsid w:val="00052464"/>
    <w:rsid w:val="00053462"/>
    <w:rsid w:val="0005396F"/>
    <w:rsid w:val="00053BFE"/>
    <w:rsid w:val="000546B8"/>
    <w:rsid w:val="00055C4A"/>
    <w:rsid w:val="000564D3"/>
    <w:rsid w:val="00061304"/>
    <w:rsid w:val="0006220B"/>
    <w:rsid w:val="00062B3E"/>
    <w:rsid w:val="0006408E"/>
    <w:rsid w:val="0006419F"/>
    <w:rsid w:val="00064452"/>
    <w:rsid w:val="00064564"/>
    <w:rsid w:val="000659C7"/>
    <w:rsid w:val="00071EEF"/>
    <w:rsid w:val="00073ECB"/>
    <w:rsid w:val="0007575A"/>
    <w:rsid w:val="00076273"/>
    <w:rsid w:val="00077376"/>
    <w:rsid w:val="00077CD9"/>
    <w:rsid w:val="00080151"/>
    <w:rsid w:val="00080712"/>
    <w:rsid w:val="000828B5"/>
    <w:rsid w:val="00084CF3"/>
    <w:rsid w:val="000850AC"/>
    <w:rsid w:val="00086932"/>
    <w:rsid w:val="00093F99"/>
    <w:rsid w:val="00097DCE"/>
    <w:rsid w:val="000A1D43"/>
    <w:rsid w:val="000A4812"/>
    <w:rsid w:val="000A4C5F"/>
    <w:rsid w:val="000A66EF"/>
    <w:rsid w:val="000A77D4"/>
    <w:rsid w:val="000B0DA4"/>
    <w:rsid w:val="000B112C"/>
    <w:rsid w:val="000B1F33"/>
    <w:rsid w:val="000B292D"/>
    <w:rsid w:val="000B2C8E"/>
    <w:rsid w:val="000B6511"/>
    <w:rsid w:val="000B6E9C"/>
    <w:rsid w:val="000C2088"/>
    <w:rsid w:val="000C2BBD"/>
    <w:rsid w:val="000C3DEF"/>
    <w:rsid w:val="000C3DFE"/>
    <w:rsid w:val="000D2AF1"/>
    <w:rsid w:val="000D46E3"/>
    <w:rsid w:val="000D4CBE"/>
    <w:rsid w:val="000D4CC1"/>
    <w:rsid w:val="000D6381"/>
    <w:rsid w:val="000D7082"/>
    <w:rsid w:val="000D79EE"/>
    <w:rsid w:val="000E1B3C"/>
    <w:rsid w:val="000E3429"/>
    <w:rsid w:val="000E36B7"/>
    <w:rsid w:val="000F0CAF"/>
    <w:rsid w:val="000F1BFE"/>
    <w:rsid w:val="000F2453"/>
    <w:rsid w:val="000F4BDB"/>
    <w:rsid w:val="000F4D1A"/>
    <w:rsid w:val="000F68FE"/>
    <w:rsid w:val="00100913"/>
    <w:rsid w:val="00100A69"/>
    <w:rsid w:val="0010655E"/>
    <w:rsid w:val="00110248"/>
    <w:rsid w:val="00122665"/>
    <w:rsid w:val="00122D8F"/>
    <w:rsid w:val="001261CA"/>
    <w:rsid w:val="00126486"/>
    <w:rsid w:val="00134740"/>
    <w:rsid w:val="0013535D"/>
    <w:rsid w:val="001358E0"/>
    <w:rsid w:val="00135B76"/>
    <w:rsid w:val="00137015"/>
    <w:rsid w:val="00137309"/>
    <w:rsid w:val="00137C41"/>
    <w:rsid w:val="0014084C"/>
    <w:rsid w:val="001412A9"/>
    <w:rsid w:val="00141881"/>
    <w:rsid w:val="00141A71"/>
    <w:rsid w:val="00143F6A"/>
    <w:rsid w:val="001459CB"/>
    <w:rsid w:val="00146213"/>
    <w:rsid w:val="0014660B"/>
    <w:rsid w:val="00146B3C"/>
    <w:rsid w:val="00150084"/>
    <w:rsid w:val="00150D2F"/>
    <w:rsid w:val="001529EF"/>
    <w:rsid w:val="00155017"/>
    <w:rsid w:val="00155CCD"/>
    <w:rsid w:val="00156EAC"/>
    <w:rsid w:val="00157E4B"/>
    <w:rsid w:val="001621F2"/>
    <w:rsid w:val="001636A4"/>
    <w:rsid w:val="00164AE5"/>
    <w:rsid w:val="001661D3"/>
    <w:rsid w:val="001668F1"/>
    <w:rsid w:val="00172218"/>
    <w:rsid w:val="00175047"/>
    <w:rsid w:val="001758A2"/>
    <w:rsid w:val="00180472"/>
    <w:rsid w:val="00181086"/>
    <w:rsid w:val="001842C7"/>
    <w:rsid w:val="0018646F"/>
    <w:rsid w:val="00187F72"/>
    <w:rsid w:val="001907CB"/>
    <w:rsid w:val="0019290C"/>
    <w:rsid w:val="00192E3B"/>
    <w:rsid w:val="001A3520"/>
    <w:rsid w:val="001A3879"/>
    <w:rsid w:val="001A41DC"/>
    <w:rsid w:val="001A49BB"/>
    <w:rsid w:val="001A49C6"/>
    <w:rsid w:val="001A7386"/>
    <w:rsid w:val="001A7C41"/>
    <w:rsid w:val="001B0A19"/>
    <w:rsid w:val="001B28C5"/>
    <w:rsid w:val="001B44A3"/>
    <w:rsid w:val="001B4D0E"/>
    <w:rsid w:val="001C118B"/>
    <w:rsid w:val="001C1756"/>
    <w:rsid w:val="001C332A"/>
    <w:rsid w:val="001C3A90"/>
    <w:rsid w:val="001C3ED0"/>
    <w:rsid w:val="001C498F"/>
    <w:rsid w:val="001C5833"/>
    <w:rsid w:val="001C5AAF"/>
    <w:rsid w:val="001C6FAB"/>
    <w:rsid w:val="001D1DBB"/>
    <w:rsid w:val="001D2A0C"/>
    <w:rsid w:val="001D5426"/>
    <w:rsid w:val="001D5F59"/>
    <w:rsid w:val="001E0D41"/>
    <w:rsid w:val="001E0F45"/>
    <w:rsid w:val="001E111C"/>
    <w:rsid w:val="001E122A"/>
    <w:rsid w:val="001E1469"/>
    <w:rsid w:val="001E2E85"/>
    <w:rsid w:val="001E3E7F"/>
    <w:rsid w:val="001E61DE"/>
    <w:rsid w:val="001F3B2F"/>
    <w:rsid w:val="001F58A0"/>
    <w:rsid w:val="001F5B32"/>
    <w:rsid w:val="001F641D"/>
    <w:rsid w:val="001F6E39"/>
    <w:rsid w:val="0020141B"/>
    <w:rsid w:val="0020199B"/>
    <w:rsid w:val="0020273B"/>
    <w:rsid w:val="002036FB"/>
    <w:rsid w:val="00203CCB"/>
    <w:rsid w:val="00204F86"/>
    <w:rsid w:val="00205E35"/>
    <w:rsid w:val="00206570"/>
    <w:rsid w:val="00206DC0"/>
    <w:rsid w:val="0020748B"/>
    <w:rsid w:val="00210221"/>
    <w:rsid w:val="002118F8"/>
    <w:rsid w:val="00213DC2"/>
    <w:rsid w:val="00216192"/>
    <w:rsid w:val="002204B4"/>
    <w:rsid w:val="002208E4"/>
    <w:rsid w:val="00220A8C"/>
    <w:rsid w:val="0022135C"/>
    <w:rsid w:val="002214C1"/>
    <w:rsid w:val="002217E6"/>
    <w:rsid w:val="00222A73"/>
    <w:rsid w:val="00225551"/>
    <w:rsid w:val="0023084E"/>
    <w:rsid w:val="00230E51"/>
    <w:rsid w:val="00232B38"/>
    <w:rsid w:val="00232F30"/>
    <w:rsid w:val="00234B2E"/>
    <w:rsid w:val="002358B5"/>
    <w:rsid w:val="00241C5F"/>
    <w:rsid w:val="00243DD2"/>
    <w:rsid w:val="00244C1E"/>
    <w:rsid w:val="00251441"/>
    <w:rsid w:val="00251F96"/>
    <w:rsid w:val="002538B4"/>
    <w:rsid w:val="0025397E"/>
    <w:rsid w:val="00255A95"/>
    <w:rsid w:val="002650DE"/>
    <w:rsid w:val="002706EE"/>
    <w:rsid w:val="00275A15"/>
    <w:rsid w:val="00277602"/>
    <w:rsid w:val="0028334A"/>
    <w:rsid w:val="00283F61"/>
    <w:rsid w:val="00284015"/>
    <w:rsid w:val="00284DFB"/>
    <w:rsid w:val="0028799B"/>
    <w:rsid w:val="00287C4B"/>
    <w:rsid w:val="00287E97"/>
    <w:rsid w:val="002919DD"/>
    <w:rsid w:val="002926C3"/>
    <w:rsid w:val="00292BAC"/>
    <w:rsid w:val="0029356C"/>
    <w:rsid w:val="00294A38"/>
    <w:rsid w:val="002953A3"/>
    <w:rsid w:val="002958ED"/>
    <w:rsid w:val="00295C2F"/>
    <w:rsid w:val="00296DB0"/>
    <w:rsid w:val="00297338"/>
    <w:rsid w:val="002A10C0"/>
    <w:rsid w:val="002A4B8E"/>
    <w:rsid w:val="002A518A"/>
    <w:rsid w:val="002A58EA"/>
    <w:rsid w:val="002A715D"/>
    <w:rsid w:val="002A7685"/>
    <w:rsid w:val="002B2E78"/>
    <w:rsid w:val="002B5141"/>
    <w:rsid w:val="002B6CC0"/>
    <w:rsid w:val="002B75E7"/>
    <w:rsid w:val="002C3C9D"/>
    <w:rsid w:val="002C473F"/>
    <w:rsid w:val="002C5C23"/>
    <w:rsid w:val="002D20D0"/>
    <w:rsid w:val="002D229E"/>
    <w:rsid w:val="002D3E2D"/>
    <w:rsid w:val="002D4D12"/>
    <w:rsid w:val="002D5F6D"/>
    <w:rsid w:val="002D635C"/>
    <w:rsid w:val="002E08F5"/>
    <w:rsid w:val="002E2015"/>
    <w:rsid w:val="002E2BC9"/>
    <w:rsid w:val="002E4781"/>
    <w:rsid w:val="002E6292"/>
    <w:rsid w:val="002E6A5E"/>
    <w:rsid w:val="002E6D77"/>
    <w:rsid w:val="002E7B7B"/>
    <w:rsid w:val="002F23B4"/>
    <w:rsid w:val="002F2AE6"/>
    <w:rsid w:val="002F6DA5"/>
    <w:rsid w:val="003018BA"/>
    <w:rsid w:val="00302E97"/>
    <w:rsid w:val="00303539"/>
    <w:rsid w:val="003037BE"/>
    <w:rsid w:val="0030391D"/>
    <w:rsid w:val="0030563E"/>
    <w:rsid w:val="00306B29"/>
    <w:rsid w:val="00307BE6"/>
    <w:rsid w:val="00307BF3"/>
    <w:rsid w:val="003120B4"/>
    <w:rsid w:val="00312C65"/>
    <w:rsid w:val="00312F3A"/>
    <w:rsid w:val="003150FF"/>
    <w:rsid w:val="00315BAB"/>
    <w:rsid w:val="00317366"/>
    <w:rsid w:val="0031765D"/>
    <w:rsid w:val="00317C14"/>
    <w:rsid w:val="00320803"/>
    <w:rsid w:val="00320EE6"/>
    <w:rsid w:val="00322EC1"/>
    <w:rsid w:val="003306C3"/>
    <w:rsid w:val="003306C9"/>
    <w:rsid w:val="00331221"/>
    <w:rsid w:val="00331C09"/>
    <w:rsid w:val="00333C9A"/>
    <w:rsid w:val="00334BC2"/>
    <w:rsid w:val="003352F1"/>
    <w:rsid w:val="003402F0"/>
    <w:rsid w:val="003415BE"/>
    <w:rsid w:val="00344F3D"/>
    <w:rsid w:val="00346596"/>
    <w:rsid w:val="00346E48"/>
    <w:rsid w:val="00350947"/>
    <w:rsid w:val="00352E80"/>
    <w:rsid w:val="00353A46"/>
    <w:rsid w:val="003555E1"/>
    <w:rsid w:val="00356E8E"/>
    <w:rsid w:val="00360496"/>
    <w:rsid w:val="00360982"/>
    <w:rsid w:val="003614F1"/>
    <w:rsid w:val="00361FCB"/>
    <w:rsid w:val="003640BD"/>
    <w:rsid w:val="003665BA"/>
    <w:rsid w:val="0036691E"/>
    <w:rsid w:val="00367BAE"/>
    <w:rsid w:val="00367D4F"/>
    <w:rsid w:val="00370A6C"/>
    <w:rsid w:val="00370F13"/>
    <w:rsid w:val="003727BC"/>
    <w:rsid w:val="00372AB2"/>
    <w:rsid w:val="00373BA7"/>
    <w:rsid w:val="003748B1"/>
    <w:rsid w:val="003762FF"/>
    <w:rsid w:val="00382257"/>
    <w:rsid w:val="003825EA"/>
    <w:rsid w:val="00382C10"/>
    <w:rsid w:val="00383D5C"/>
    <w:rsid w:val="00385E06"/>
    <w:rsid w:val="00386B92"/>
    <w:rsid w:val="003875B3"/>
    <w:rsid w:val="0039043C"/>
    <w:rsid w:val="003905F1"/>
    <w:rsid w:val="00390CAA"/>
    <w:rsid w:val="0039466C"/>
    <w:rsid w:val="003A35C8"/>
    <w:rsid w:val="003A3E0A"/>
    <w:rsid w:val="003A4C55"/>
    <w:rsid w:val="003A6704"/>
    <w:rsid w:val="003B1CCE"/>
    <w:rsid w:val="003B2BEE"/>
    <w:rsid w:val="003B2E5D"/>
    <w:rsid w:val="003B4932"/>
    <w:rsid w:val="003B4B3B"/>
    <w:rsid w:val="003B51A6"/>
    <w:rsid w:val="003B5221"/>
    <w:rsid w:val="003B71FC"/>
    <w:rsid w:val="003B7B36"/>
    <w:rsid w:val="003B7BDC"/>
    <w:rsid w:val="003C33A6"/>
    <w:rsid w:val="003C7632"/>
    <w:rsid w:val="003C7638"/>
    <w:rsid w:val="003D16C0"/>
    <w:rsid w:val="003D3475"/>
    <w:rsid w:val="003D430D"/>
    <w:rsid w:val="003D4AA8"/>
    <w:rsid w:val="003E1AA1"/>
    <w:rsid w:val="003E1FCD"/>
    <w:rsid w:val="003E3D5C"/>
    <w:rsid w:val="003E67CC"/>
    <w:rsid w:val="003F05F8"/>
    <w:rsid w:val="003F05F9"/>
    <w:rsid w:val="003F3277"/>
    <w:rsid w:val="003F39F7"/>
    <w:rsid w:val="003F6027"/>
    <w:rsid w:val="004019F7"/>
    <w:rsid w:val="00404004"/>
    <w:rsid w:val="004106F6"/>
    <w:rsid w:val="00413C22"/>
    <w:rsid w:val="004172BC"/>
    <w:rsid w:val="004176B1"/>
    <w:rsid w:val="0041782A"/>
    <w:rsid w:val="00420531"/>
    <w:rsid w:val="004208A6"/>
    <w:rsid w:val="00422948"/>
    <w:rsid w:val="0042363E"/>
    <w:rsid w:val="004236D3"/>
    <w:rsid w:val="00423C95"/>
    <w:rsid w:val="00424C1A"/>
    <w:rsid w:val="004269B3"/>
    <w:rsid w:val="00427FB5"/>
    <w:rsid w:val="004304CC"/>
    <w:rsid w:val="004308F6"/>
    <w:rsid w:val="00430AF5"/>
    <w:rsid w:val="00431AE1"/>
    <w:rsid w:val="004365B6"/>
    <w:rsid w:val="00437CFB"/>
    <w:rsid w:val="004408C2"/>
    <w:rsid w:val="00441355"/>
    <w:rsid w:val="0044241D"/>
    <w:rsid w:val="00444C51"/>
    <w:rsid w:val="0044575D"/>
    <w:rsid w:val="00445BD0"/>
    <w:rsid w:val="004469B4"/>
    <w:rsid w:val="00451CAB"/>
    <w:rsid w:val="00451FCA"/>
    <w:rsid w:val="0045216C"/>
    <w:rsid w:val="00452198"/>
    <w:rsid w:val="00452907"/>
    <w:rsid w:val="00453FDF"/>
    <w:rsid w:val="00457436"/>
    <w:rsid w:val="00460B67"/>
    <w:rsid w:val="004641C3"/>
    <w:rsid w:val="00465D40"/>
    <w:rsid w:val="004724D5"/>
    <w:rsid w:val="00472832"/>
    <w:rsid w:val="00475594"/>
    <w:rsid w:val="00476660"/>
    <w:rsid w:val="004768FC"/>
    <w:rsid w:val="004806E8"/>
    <w:rsid w:val="00482D33"/>
    <w:rsid w:val="00484BB6"/>
    <w:rsid w:val="0048544A"/>
    <w:rsid w:val="0049062D"/>
    <w:rsid w:val="00490CE8"/>
    <w:rsid w:val="00491101"/>
    <w:rsid w:val="004954A0"/>
    <w:rsid w:val="00496979"/>
    <w:rsid w:val="004A0E7C"/>
    <w:rsid w:val="004A23BD"/>
    <w:rsid w:val="004A5405"/>
    <w:rsid w:val="004A5F03"/>
    <w:rsid w:val="004B2D89"/>
    <w:rsid w:val="004B369B"/>
    <w:rsid w:val="004B3EB8"/>
    <w:rsid w:val="004B3F7A"/>
    <w:rsid w:val="004B405E"/>
    <w:rsid w:val="004B5BAB"/>
    <w:rsid w:val="004B5CF5"/>
    <w:rsid w:val="004B5FFF"/>
    <w:rsid w:val="004B6609"/>
    <w:rsid w:val="004C0010"/>
    <w:rsid w:val="004C0539"/>
    <w:rsid w:val="004C3C4E"/>
    <w:rsid w:val="004C5494"/>
    <w:rsid w:val="004C6DD4"/>
    <w:rsid w:val="004C71DC"/>
    <w:rsid w:val="004C7E42"/>
    <w:rsid w:val="004C7E6F"/>
    <w:rsid w:val="004D4FBC"/>
    <w:rsid w:val="004D6712"/>
    <w:rsid w:val="004E020D"/>
    <w:rsid w:val="004E10CD"/>
    <w:rsid w:val="004E3575"/>
    <w:rsid w:val="004E6AE5"/>
    <w:rsid w:val="004E6D83"/>
    <w:rsid w:val="004E7D9C"/>
    <w:rsid w:val="004F0825"/>
    <w:rsid w:val="004F1E56"/>
    <w:rsid w:val="004F214A"/>
    <w:rsid w:val="004F4184"/>
    <w:rsid w:val="00500208"/>
    <w:rsid w:val="00502EFF"/>
    <w:rsid w:val="0050419A"/>
    <w:rsid w:val="00506194"/>
    <w:rsid w:val="00506FF8"/>
    <w:rsid w:val="0050730A"/>
    <w:rsid w:val="0051084C"/>
    <w:rsid w:val="0051113A"/>
    <w:rsid w:val="00511159"/>
    <w:rsid w:val="0051145B"/>
    <w:rsid w:val="00511C00"/>
    <w:rsid w:val="00515A06"/>
    <w:rsid w:val="00517288"/>
    <w:rsid w:val="0052498A"/>
    <w:rsid w:val="00527410"/>
    <w:rsid w:val="005316BB"/>
    <w:rsid w:val="00532A9A"/>
    <w:rsid w:val="00532E39"/>
    <w:rsid w:val="0053369C"/>
    <w:rsid w:val="0053401D"/>
    <w:rsid w:val="00536D92"/>
    <w:rsid w:val="00542065"/>
    <w:rsid w:val="00544344"/>
    <w:rsid w:val="0054473A"/>
    <w:rsid w:val="00546194"/>
    <w:rsid w:val="00550D5E"/>
    <w:rsid w:val="005516AA"/>
    <w:rsid w:val="0056030B"/>
    <w:rsid w:val="0056084C"/>
    <w:rsid w:val="00560D84"/>
    <w:rsid w:val="00560DF6"/>
    <w:rsid w:val="00561C2B"/>
    <w:rsid w:val="00565D27"/>
    <w:rsid w:val="005708B9"/>
    <w:rsid w:val="005724B3"/>
    <w:rsid w:val="0057339F"/>
    <w:rsid w:val="0057397B"/>
    <w:rsid w:val="00573A7D"/>
    <w:rsid w:val="00573BE8"/>
    <w:rsid w:val="005748F0"/>
    <w:rsid w:val="00575082"/>
    <w:rsid w:val="00576782"/>
    <w:rsid w:val="005816CD"/>
    <w:rsid w:val="00581A5D"/>
    <w:rsid w:val="00582AEC"/>
    <w:rsid w:val="00582BDB"/>
    <w:rsid w:val="00582E7D"/>
    <w:rsid w:val="00586FE1"/>
    <w:rsid w:val="0059048A"/>
    <w:rsid w:val="005905CA"/>
    <w:rsid w:val="005957D8"/>
    <w:rsid w:val="00595C64"/>
    <w:rsid w:val="005A5F5A"/>
    <w:rsid w:val="005A78BF"/>
    <w:rsid w:val="005A78CE"/>
    <w:rsid w:val="005A7AA7"/>
    <w:rsid w:val="005B0277"/>
    <w:rsid w:val="005B1F0A"/>
    <w:rsid w:val="005B443A"/>
    <w:rsid w:val="005B46C8"/>
    <w:rsid w:val="005B4F79"/>
    <w:rsid w:val="005B56DC"/>
    <w:rsid w:val="005B6248"/>
    <w:rsid w:val="005B649D"/>
    <w:rsid w:val="005B6BEC"/>
    <w:rsid w:val="005B7FB7"/>
    <w:rsid w:val="005C072C"/>
    <w:rsid w:val="005C36CE"/>
    <w:rsid w:val="005C3ADE"/>
    <w:rsid w:val="005C3F6A"/>
    <w:rsid w:val="005C466D"/>
    <w:rsid w:val="005C5857"/>
    <w:rsid w:val="005D0FD2"/>
    <w:rsid w:val="005D4BCD"/>
    <w:rsid w:val="005D5CE0"/>
    <w:rsid w:val="005D5F20"/>
    <w:rsid w:val="005D7951"/>
    <w:rsid w:val="005D7C58"/>
    <w:rsid w:val="005E0CBA"/>
    <w:rsid w:val="005E0DD2"/>
    <w:rsid w:val="005E1E4C"/>
    <w:rsid w:val="005E22AD"/>
    <w:rsid w:val="005E2E7D"/>
    <w:rsid w:val="005E35B2"/>
    <w:rsid w:val="005E41D6"/>
    <w:rsid w:val="005E4589"/>
    <w:rsid w:val="005E4BB3"/>
    <w:rsid w:val="005E602B"/>
    <w:rsid w:val="005E6724"/>
    <w:rsid w:val="005E716C"/>
    <w:rsid w:val="005E788B"/>
    <w:rsid w:val="005F071F"/>
    <w:rsid w:val="005F1A21"/>
    <w:rsid w:val="005F3B16"/>
    <w:rsid w:val="005F7DCD"/>
    <w:rsid w:val="00600B22"/>
    <w:rsid w:val="00602242"/>
    <w:rsid w:val="00602F96"/>
    <w:rsid w:val="0060513E"/>
    <w:rsid w:val="006060F3"/>
    <w:rsid w:val="006071AD"/>
    <w:rsid w:val="006074DF"/>
    <w:rsid w:val="00607A0A"/>
    <w:rsid w:val="00613B33"/>
    <w:rsid w:val="00614885"/>
    <w:rsid w:val="00614B7C"/>
    <w:rsid w:val="0061555A"/>
    <w:rsid w:val="0061562F"/>
    <w:rsid w:val="00615A0D"/>
    <w:rsid w:val="00616361"/>
    <w:rsid w:val="00617610"/>
    <w:rsid w:val="00620270"/>
    <w:rsid w:val="00621D18"/>
    <w:rsid w:val="006232AC"/>
    <w:rsid w:val="0063021E"/>
    <w:rsid w:val="00631FDC"/>
    <w:rsid w:val="00633CA0"/>
    <w:rsid w:val="00635DBE"/>
    <w:rsid w:val="00637165"/>
    <w:rsid w:val="00637177"/>
    <w:rsid w:val="00641BCD"/>
    <w:rsid w:val="00642B7E"/>
    <w:rsid w:val="00643B8B"/>
    <w:rsid w:val="006453AA"/>
    <w:rsid w:val="006458BE"/>
    <w:rsid w:val="0064632B"/>
    <w:rsid w:val="00647879"/>
    <w:rsid w:val="006478FC"/>
    <w:rsid w:val="00651488"/>
    <w:rsid w:val="006532E5"/>
    <w:rsid w:val="006547DC"/>
    <w:rsid w:val="00655AAD"/>
    <w:rsid w:val="00655BAB"/>
    <w:rsid w:val="00656EDF"/>
    <w:rsid w:val="00657443"/>
    <w:rsid w:val="00661B0F"/>
    <w:rsid w:val="006642F9"/>
    <w:rsid w:val="0066756B"/>
    <w:rsid w:val="006717D6"/>
    <w:rsid w:val="006746BD"/>
    <w:rsid w:val="00674B8F"/>
    <w:rsid w:val="00677325"/>
    <w:rsid w:val="00680D11"/>
    <w:rsid w:val="006829CA"/>
    <w:rsid w:val="00683011"/>
    <w:rsid w:val="006832EE"/>
    <w:rsid w:val="00683844"/>
    <w:rsid w:val="006843C6"/>
    <w:rsid w:val="00686CE7"/>
    <w:rsid w:val="00690E97"/>
    <w:rsid w:val="00691445"/>
    <w:rsid w:val="00692ECC"/>
    <w:rsid w:val="006956A4"/>
    <w:rsid w:val="00695805"/>
    <w:rsid w:val="00696A49"/>
    <w:rsid w:val="006A12DA"/>
    <w:rsid w:val="006A1577"/>
    <w:rsid w:val="006A1AD9"/>
    <w:rsid w:val="006A2310"/>
    <w:rsid w:val="006A2CF2"/>
    <w:rsid w:val="006A3255"/>
    <w:rsid w:val="006A33D0"/>
    <w:rsid w:val="006A5D25"/>
    <w:rsid w:val="006B00D0"/>
    <w:rsid w:val="006B0223"/>
    <w:rsid w:val="006B12EA"/>
    <w:rsid w:val="006B2FCB"/>
    <w:rsid w:val="006B4478"/>
    <w:rsid w:val="006C1432"/>
    <w:rsid w:val="006C1639"/>
    <w:rsid w:val="006C1A7B"/>
    <w:rsid w:val="006C2CFC"/>
    <w:rsid w:val="006D4C8B"/>
    <w:rsid w:val="006D63C7"/>
    <w:rsid w:val="006E0078"/>
    <w:rsid w:val="006E310A"/>
    <w:rsid w:val="006E4033"/>
    <w:rsid w:val="006E4580"/>
    <w:rsid w:val="006E4829"/>
    <w:rsid w:val="006E5C14"/>
    <w:rsid w:val="006E646C"/>
    <w:rsid w:val="006E6919"/>
    <w:rsid w:val="006E6CC6"/>
    <w:rsid w:val="006E720A"/>
    <w:rsid w:val="006E7C76"/>
    <w:rsid w:val="006F3C18"/>
    <w:rsid w:val="006F4C7A"/>
    <w:rsid w:val="006F6578"/>
    <w:rsid w:val="006F6740"/>
    <w:rsid w:val="006F6DAA"/>
    <w:rsid w:val="006F7E55"/>
    <w:rsid w:val="006F7E8E"/>
    <w:rsid w:val="0070139F"/>
    <w:rsid w:val="00701DEF"/>
    <w:rsid w:val="00702ABC"/>
    <w:rsid w:val="007127BF"/>
    <w:rsid w:val="00714071"/>
    <w:rsid w:val="007152F6"/>
    <w:rsid w:val="0071600B"/>
    <w:rsid w:val="007170A4"/>
    <w:rsid w:val="00717DCD"/>
    <w:rsid w:val="00717E86"/>
    <w:rsid w:val="007209E5"/>
    <w:rsid w:val="00720E5A"/>
    <w:rsid w:val="007227A3"/>
    <w:rsid w:val="00722D34"/>
    <w:rsid w:val="007230B0"/>
    <w:rsid w:val="00724C9B"/>
    <w:rsid w:val="007264E7"/>
    <w:rsid w:val="00727DEF"/>
    <w:rsid w:val="007304C0"/>
    <w:rsid w:val="00732AF2"/>
    <w:rsid w:val="00734FC6"/>
    <w:rsid w:val="007357B4"/>
    <w:rsid w:val="007368EF"/>
    <w:rsid w:val="0074150E"/>
    <w:rsid w:val="00744240"/>
    <w:rsid w:val="007442C5"/>
    <w:rsid w:val="00744A45"/>
    <w:rsid w:val="007475EC"/>
    <w:rsid w:val="0075212E"/>
    <w:rsid w:val="007521C2"/>
    <w:rsid w:val="0075301C"/>
    <w:rsid w:val="00753619"/>
    <w:rsid w:val="00757BD1"/>
    <w:rsid w:val="00764A70"/>
    <w:rsid w:val="00764D85"/>
    <w:rsid w:val="007665F7"/>
    <w:rsid w:val="00767EC2"/>
    <w:rsid w:val="007706DC"/>
    <w:rsid w:val="00770C0C"/>
    <w:rsid w:val="00774231"/>
    <w:rsid w:val="00774A60"/>
    <w:rsid w:val="00775992"/>
    <w:rsid w:val="00775CF3"/>
    <w:rsid w:val="00776F81"/>
    <w:rsid w:val="00776FEF"/>
    <w:rsid w:val="0078153E"/>
    <w:rsid w:val="00784583"/>
    <w:rsid w:val="0078577F"/>
    <w:rsid w:val="00787478"/>
    <w:rsid w:val="0078761B"/>
    <w:rsid w:val="007914CD"/>
    <w:rsid w:val="00793F1D"/>
    <w:rsid w:val="00795044"/>
    <w:rsid w:val="00795B7D"/>
    <w:rsid w:val="007A00CF"/>
    <w:rsid w:val="007A1DC1"/>
    <w:rsid w:val="007A1FFF"/>
    <w:rsid w:val="007A2533"/>
    <w:rsid w:val="007A2C71"/>
    <w:rsid w:val="007A3085"/>
    <w:rsid w:val="007A392F"/>
    <w:rsid w:val="007A3F83"/>
    <w:rsid w:val="007A462B"/>
    <w:rsid w:val="007A5A4D"/>
    <w:rsid w:val="007B31A0"/>
    <w:rsid w:val="007B46FA"/>
    <w:rsid w:val="007B54E4"/>
    <w:rsid w:val="007B6673"/>
    <w:rsid w:val="007B6F61"/>
    <w:rsid w:val="007C0B3F"/>
    <w:rsid w:val="007C20B5"/>
    <w:rsid w:val="007C21DA"/>
    <w:rsid w:val="007C2282"/>
    <w:rsid w:val="007C7E13"/>
    <w:rsid w:val="007D13E8"/>
    <w:rsid w:val="007D2AC3"/>
    <w:rsid w:val="007D3021"/>
    <w:rsid w:val="007D491D"/>
    <w:rsid w:val="007D508C"/>
    <w:rsid w:val="007D6965"/>
    <w:rsid w:val="007E4286"/>
    <w:rsid w:val="007E626F"/>
    <w:rsid w:val="007E78DB"/>
    <w:rsid w:val="007F138F"/>
    <w:rsid w:val="007F16CB"/>
    <w:rsid w:val="007F218B"/>
    <w:rsid w:val="007F2856"/>
    <w:rsid w:val="007F4225"/>
    <w:rsid w:val="007F4C03"/>
    <w:rsid w:val="007F5AAE"/>
    <w:rsid w:val="00801A4B"/>
    <w:rsid w:val="008021A6"/>
    <w:rsid w:val="0080726C"/>
    <w:rsid w:val="00810912"/>
    <w:rsid w:val="00812724"/>
    <w:rsid w:val="0081780C"/>
    <w:rsid w:val="00823375"/>
    <w:rsid w:val="0082419B"/>
    <w:rsid w:val="00824FB8"/>
    <w:rsid w:val="00826790"/>
    <w:rsid w:val="008317F4"/>
    <w:rsid w:val="00832513"/>
    <w:rsid w:val="0083451F"/>
    <w:rsid w:val="00834A7E"/>
    <w:rsid w:val="008365E2"/>
    <w:rsid w:val="008378B0"/>
    <w:rsid w:val="0084163A"/>
    <w:rsid w:val="00841A28"/>
    <w:rsid w:val="00842046"/>
    <w:rsid w:val="008440C8"/>
    <w:rsid w:val="008458FC"/>
    <w:rsid w:val="0084693B"/>
    <w:rsid w:val="00846E92"/>
    <w:rsid w:val="00850018"/>
    <w:rsid w:val="00855A21"/>
    <w:rsid w:val="00855F83"/>
    <w:rsid w:val="0085750D"/>
    <w:rsid w:val="00857C8F"/>
    <w:rsid w:val="00860A5B"/>
    <w:rsid w:val="00862D9D"/>
    <w:rsid w:val="00863D48"/>
    <w:rsid w:val="008643FD"/>
    <w:rsid w:val="0086494D"/>
    <w:rsid w:val="00865D34"/>
    <w:rsid w:val="008669F9"/>
    <w:rsid w:val="0087058D"/>
    <w:rsid w:val="00870CAD"/>
    <w:rsid w:val="008711A5"/>
    <w:rsid w:val="0087126C"/>
    <w:rsid w:val="00871332"/>
    <w:rsid w:val="00871CB6"/>
    <w:rsid w:val="00871FDC"/>
    <w:rsid w:val="00872707"/>
    <w:rsid w:val="00872F59"/>
    <w:rsid w:val="00875A94"/>
    <w:rsid w:val="008806BD"/>
    <w:rsid w:val="00881B6B"/>
    <w:rsid w:val="00885327"/>
    <w:rsid w:val="00886474"/>
    <w:rsid w:val="008867BC"/>
    <w:rsid w:val="00887B8E"/>
    <w:rsid w:val="00890964"/>
    <w:rsid w:val="00892103"/>
    <w:rsid w:val="00892C82"/>
    <w:rsid w:val="008934E7"/>
    <w:rsid w:val="008976D8"/>
    <w:rsid w:val="008A0472"/>
    <w:rsid w:val="008A1ADB"/>
    <w:rsid w:val="008A2088"/>
    <w:rsid w:val="008A27D5"/>
    <w:rsid w:val="008A2CC6"/>
    <w:rsid w:val="008A3DBD"/>
    <w:rsid w:val="008A3F5F"/>
    <w:rsid w:val="008A3F73"/>
    <w:rsid w:val="008A576F"/>
    <w:rsid w:val="008A5ACA"/>
    <w:rsid w:val="008A5B80"/>
    <w:rsid w:val="008A5DEE"/>
    <w:rsid w:val="008A72DD"/>
    <w:rsid w:val="008A7C20"/>
    <w:rsid w:val="008B083C"/>
    <w:rsid w:val="008B3ED9"/>
    <w:rsid w:val="008B5590"/>
    <w:rsid w:val="008B6F4D"/>
    <w:rsid w:val="008B7F4E"/>
    <w:rsid w:val="008C028D"/>
    <w:rsid w:val="008C301B"/>
    <w:rsid w:val="008C3551"/>
    <w:rsid w:val="008C5EA2"/>
    <w:rsid w:val="008D0BC1"/>
    <w:rsid w:val="008D3A4D"/>
    <w:rsid w:val="008D3BE3"/>
    <w:rsid w:val="008D5E42"/>
    <w:rsid w:val="008D65ED"/>
    <w:rsid w:val="008D6A07"/>
    <w:rsid w:val="008E19BF"/>
    <w:rsid w:val="008E214D"/>
    <w:rsid w:val="008E3C2C"/>
    <w:rsid w:val="008E5820"/>
    <w:rsid w:val="008E69E1"/>
    <w:rsid w:val="008F0C5E"/>
    <w:rsid w:val="008F209C"/>
    <w:rsid w:val="008F4A7A"/>
    <w:rsid w:val="008F5B76"/>
    <w:rsid w:val="008F7321"/>
    <w:rsid w:val="00900661"/>
    <w:rsid w:val="00900772"/>
    <w:rsid w:val="0090171C"/>
    <w:rsid w:val="00902BC0"/>
    <w:rsid w:val="00902BC2"/>
    <w:rsid w:val="00903F07"/>
    <w:rsid w:val="00910CBA"/>
    <w:rsid w:val="00910FCA"/>
    <w:rsid w:val="00911509"/>
    <w:rsid w:val="009131FC"/>
    <w:rsid w:val="00915C11"/>
    <w:rsid w:val="0091700C"/>
    <w:rsid w:val="009179EB"/>
    <w:rsid w:val="0092123A"/>
    <w:rsid w:val="009213B0"/>
    <w:rsid w:val="00926A73"/>
    <w:rsid w:val="00930DCD"/>
    <w:rsid w:val="0093301F"/>
    <w:rsid w:val="00933B5E"/>
    <w:rsid w:val="00934720"/>
    <w:rsid w:val="00934F09"/>
    <w:rsid w:val="00936AD1"/>
    <w:rsid w:val="009404F1"/>
    <w:rsid w:val="00942F32"/>
    <w:rsid w:val="00943015"/>
    <w:rsid w:val="0094351B"/>
    <w:rsid w:val="00943B28"/>
    <w:rsid w:val="009458F9"/>
    <w:rsid w:val="00950432"/>
    <w:rsid w:val="00955E5A"/>
    <w:rsid w:val="0095698B"/>
    <w:rsid w:val="009571B2"/>
    <w:rsid w:val="00965FF2"/>
    <w:rsid w:val="0096663B"/>
    <w:rsid w:val="009668B0"/>
    <w:rsid w:val="00976880"/>
    <w:rsid w:val="00980697"/>
    <w:rsid w:val="00981036"/>
    <w:rsid w:val="009821A2"/>
    <w:rsid w:val="0098266D"/>
    <w:rsid w:val="0098367D"/>
    <w:rsid w:val="00985B48"/>
    <w:rsid w:val="00985EE1"/>
    <w:rsid w:val="009911B3"/>
    <w:rsid w:val="00991F96"/>
    <w:rsid w:val="0099284C"/>
    <w:rsid w:val="00993E85"/>
    <w:rsid w:val="00996D26"/>
    <w:rsid w:val="009974EC"/>
    <w:rsid w:val="009976B6"/>
    <w:rsid w:val="00997E91"/>
    <w:rsid w:val="00997EBB"/>
    <w:rsid w:val="009A0CAD"/>
    <w:rsid w:val="009A2938"/>
    <w:rsid w:val="009A4969"/>
    <w:rsid w:val="009A52B3"/>
    <w:rsid w:val="009A5924"/>
    <w:rsid w:val="009B2ED3"/>
    <w:rsid w:val="009B41FA"/>
    <w:rsid w:val="009B45E0"/>
    <w:rsid w:val="009B5A2C"/>
    <w:rsid w:val="009C34E1"/>
    <w:rsid w:val="009C43A8"/>
    <w:rsid w:val="009C552F"/>
    <w:rsid w:val="009C62FF"/>
    <w:rsid w:val="009C6896"/>
    <w:rsid w:val="009D051A"/>
    <w:rsid w:val="009D057E"/>
    <w:rsid w:val="009D33EA"/>
    <w:rsid w:val="009D6BBD"/>
    <w:rsid w:val="009D7DA6"/>
    <w:rsid w:val="009E2E6D"/>
    <w:rsid w:val="009E6F34"/>
    <w:rsid w:val="009F163E"/>
    <w:rsid w:val="009F22BE"/>
    <w:rsid w:val="009F3235"/>
    <w:rsid w:val="009F438B"/>
    <w:rsid w:val="009F5F49"/>
    <w:rsid w:val="009F67D8"/>
    <w:rsid w:val="009F69F7"/>
    <w:rsid w:val="009F7539"/>
    <w:rsid w:val="00A00C5D"/>
    <w:rsid w:val="00A0117A"/>
    <w:rsid w:val="00A02DCE"/>
    <w:rsid w:val="00A02E56"/>
    <w:rsid w:val="00A058F5"/>
    <w:rsid w:val="00A060E4"/>
    <w:rsid w:val="00A07118"/>
    <w:rsid w:val="00A102FE"/>
    <w:rsid w:val="00A11151"/>
    <w:rsid w:val="00A11265"/>
    <w:rsid w:val="00A13E41"/>
    <w:rsid w:val="00A14AFA"/>
    <w:rsid w:val="00A16246"/>
    <w:rsid w:val="00A171F3"/>
    <w:rsid w:val="00A17D0A"/>
    <w:rsid w:val="00A21559"/>
    <w:rsid w:val="00A21E46"/>
    <w:rsid w:val="00A25663"/>
    <w:rsid w:val="00A2641D"/>
    <w:rsid w:val="00A26BFF"/>
    <w:rsid w:val="00A2799B"/>
    <w:rsid w:val="00A3202B"/>
    <w:rsid w:val="00A326AA"/>
    <w:rsid w:val="00A32A6F"/>
    <w:rsid w:val="00A32CFB"/>
    <w:rsid w:val="00A33FE9"/>
    <w:rsid w:val="00A35D45"/>
    <w:rsid w:val="00A43B29"/>
    <w:rsid w:val="00A43EA4"/>
    <w:rsid w:val="00A5086B"/>
    <w:rsid w:val="00A5391B"/>
    <w:rsid w:val="00A539E1"/>
    <w:rsid w:val="00A54C8C"/>
    <w:rsid w:val="00A56452"/>
    <w:rsid w:val="00A576CA"/>
    <w:rsid w:val="00A60B0F"/>
    <w:rsid w:val="00A61017"/>
    <w:rsid w:val="00A621A9"/>
    <w:rsid w:val="00A622F8"/>
    <w:rsid w:val="00A63B6C"/>
    <w:rsid w:val="00A66036"/>
    <w:rsid w:val="00A66673"/>
    <w:rsid w:val="00A67C5C"/>
    <w:rsid w:val="00A67EDE"/>
    <w:rsid w:val="00A72A33"/>
    <w:rsid w:val="00A72DD3"/>
    <w:rsid w:val="00A73D01"/>
    <w:rsid w:val="00A74761"/>
    <w:rsid w:val="00A7575A"/>
    <w:rsid w:val="00A7777D"/>
    <w:rsid w:val="00A77CC0"/>
    <w:rsid w:val="00A823F4"/>
    <w:rsid w:val="00A8247C"/>
    <w:rsid w:val="00A8258D"/>
    <w:rsid w:val="00A849E0"/>
    <w:rsid w:val="00A84F65"/>
    <w:rsid w:val="00A85AB7"/>
    <w:rsid w:val="00A956E9"/>
    <w:rsid w:val="00A9595E"/>
    <w:rsid w:val="00A96311"/>
    <w:rsid w:val="00A966F2"/>
    <w:rsid w:val="00A96B48"/>
    <w:rsid w:val="00AA06F6"/>
    <w:rsid w:val="00AA217B"/>
    <w:rsid w:val="00AA381F"/>
    <w:rsid w:val="00AA4C8B"/>
    <w:rsid w:val="00AA517A"/>
    <w:rsid w:val="00AA5589"/>
    <w:rsid w:val="00AB2AF5"/>
    <w:rsid w:val="00AB4CEC"/>
    <w:rsid w:val="00AB5046"/>
    <w:rsid w:val="00AB553A"/>
    <w:rsid w:val="00AB57B0"/>
    <w:rsid w:val="00AB6009"/>
    <w:rsid w:val="00AB6204"/>
    <w:rsid w:val="00AB7EDD"/>
    <w:rsid w:val="00AC2C31"/>
    <w:rsid w:val="00AC37C9"/>
    <w:rsid w:val="00AC48EC"/>
    <w:rsid w:val="00AC5BCE"/>
    <w:rsid w:val="00AD0015"/>
    <w:rsid w:val="00AD0C64"/>
    <w:rsid w:val="00AD2494"/>
    <w:rsid w:val="00AD2624"/>
    <w:rsid w:val="00AD291A"/>
    <w:rsid w:val="00AD3953"/>
    <w:rsid w:val="00AD44BD"/>
    <w:rsid w:val="00AD553C"/>
    <w:rsid w:val="00AD5E5F"/>
    <w:rsid w:val="00AD7B66"/>
    <w:rsid w:val="00AE48C4"/>
    <w:rsid w:val="00AE50D2"/>
    <w:rsid w:val="00AE6806"/>
    <w:rsid w:val="00AE7FF8"/>
    <w:rsid w:val="00AF202D"/>
    <w:rsid w:val="00AF3DA6"/>
    <w:rsid w:val="00AF5331"/>
    <w:rsid w:val="00AF7775"/>
    <w:rsid w:val="00AF7CA3"/>
    <w:rsid w:val="00B0071D"/>
    <w:rsid w:val="00B01293"/>
    <w:rsid w:val="00B01297"/>
    <w:rsid w:val="00B0484F"/>
    <w:rsid w:val="00B1101B"/>
    <w:rsid w:val="00B12420"/>
    <w:rsid w:val="00B1315F"/>
    <w:rsid w:val="00B16912"/>
    <w:rsid w:val="00B1695A"/>
    <w:rsid w:val="00B2094E"/>
    <w:rsid w:val="00B22DA3"/>
    <w:rsid w:val="00B235BE"/>
    <w:rsid w:val="00B23A6A"/>
    <w:rsid w:val="00B245FB"/>
    <w:rsid w:val="00B26294"/>
    <w:rsid w:val="00B27479"/>
    <w:rsid w:val="00B30B5D"/>
    <w:rsid w:val="00B31F98"/>
    <w:rsid w:val="00B36C6E"/>
    <w:rsid w:val="00B37EFC"/>
    <w:rsid w:val="00B40550"/>
    <w:rsid w:val="00B42206"/>
    <w:rsid w:val="00B44233"/>
    <w:rsid w:val="00B479CB"/>
    <w:rsid w:val="00B47BFE"/>
    <w:rsid w:val="00B5396E"/>
    <w:rsid w:val="00B54285"/>
    <w:rsid w:val="00B55460"/>
    <w:rsid w:val="00B55BAD"/>
    <w:rsid w:val="00B560A0"/>
    <w:rsid w:val="00B57673"/>
    <w:rsid w:val="00B62140"/>
    <w:rsid w:val="00B622DB"/>
    <w:rsid w:val="00B62C64"/>
    <w:rsid w:val="00B7072D"/>
    <w:rsid w:val="00B716B6"/>
    <w:rsid w:val="00B75ABA"/>
    <w:rsid w:val="00B7749C"/>
    <w:rsid w:val="00B83049"/>
    <w:rsid w:val="00B83132"/>
    <w:rsid w:val="00B84DA7"/>
    <w:rsid w:val="00B85363"/>
    <w:rsid w:val="00B90F32"/>
    <w:rsid w:val="00B90F3B"/>
    <w:rsid w:val="00B93ACB"/>
    <w:rsid w:val="00B93D26"/>
    <w:rsid w:val="00B94704"/>
    <w:rsid w:val="00BA14B7"/>
    <w:rsid w:val="00BA1A0D"/>
    <w:rsid w:val="00BA1DBF"/>
    <w:rsid w:val="00BA24BC"/>
    <w:rsid w:val="00BA2667"/>
    <w:rsid w:val="00BA5A05"/>
    <w:rsid w:val="00BB0552"/>
    <w:rsid w:val="00BB6AF0"/>
    <w:rsid w:val="00BB78AB"/>
    <w:rsid w:val="00BC22F8"/>
    <w:rsid w:val="00BC501B"/>
    <w:rsid w:val="00BC5C16"/>
    <w:rsid w:val="00BC6569"/>
    <w:rsid w:val="00BC72E3"/>
    <w:rsid w:val="00BD0047"/>
    <w:rsid w:val="00BD1354"/>
    <w:rsid w:val="00BD23CA"/>
    <w:rsid w:val="00BD2693"/>
    <w:rsid w:val="00BD28AC"/>
    <w:rsid w:val="00BD4398"/>
    <w:rsid w:val="00BD43A9"/>
    <w:rsid w:val="00BD43F4"/>
    <w:rsid w:val="00BD7269"/>
    <w:rsid w:val="00BD7427"/>
    <w:rsid w:val="00BE1162"/>
    <w:rsid w:val="00BE16E0"/>
    <w:rsid w:val="00BE4BF3"/>
    <w:rsid w:val="00BE6F5B"/>
    <w:rsid w:val="00BF1295"/>
    <w:rsid w:val="00BF4221"/>
    <w:rsid w:val="00BF43F3"/>
    <w:rsid w:val="00BF4DC3"/>
    <w:rsid w:val="00BF65ED"/>
    <w:rsid w:val="00BF7B2A"/>
    <w:rsid w:val="00C00D71"/>
    <w:rsid w:val="00C013D8"/>
    <w:rsid w:val="00C01769"/>
    <w:rsid w:val="00C06078"/>
    <w:rsid w:val="00C10D16"/>
    <w:rsid w:val="00C13BE6"/>
    <w:rsid w:val="00C148B4"/>
    <w:rsid w:val="00C1574D"/>
    <w:rsid w:val="00C17566"/>
    <w:rsid w:val="00C17D1B"/>
    <w:rsid w:val="00C2259B"/>
    <w:rsid w:val="00C225C6"/>
    <w:rsid w:val="00C22A02"/>
    <w:rsid w:val="00C23F46"/>
    <w:rsid w:val="00C243EA"/>
    <w:rsid w:val="00C24E43"/>
    <w:rsid w:val="00C25DCB"/>
    <w:rsid w:val="00C26140"/>
    <w:rsid w:val="00C27AF0"/>
    <w:rsid w:val="00C30AE0"/>
    <w:rsid w:val="00C4147F"/>
    <w:rsid w:val="00C4161E"/>
    <w:rsid w:val="00C42D94"/>
    <w:rsid w:val="00C43F3E"/>
    <w:rsid w:val="00C458B1"/>
    <w:rsid w:val="00C45DD3"/>
    <w:rsid w:val="00C46B9A"/>
    <w:rsid w:val="00C46C73"/>
    <w:rsid w:val="00C54250"/>
    <w:rsid w:val="00C545F0"/>
    <w:rsid w:val="00C54698"/>
    <w:rsid w:val="00C57091"/>
    <w:rsid w:val="00C6156F"/>
    <w:rsid w:val="00C62809"/>
    <w:rsid w:val="00C62AE5"/>
    <w:rsid w:val="00C642E1"/>
    <w:rsid w:val="00C64A39"/>
    <w:rsid w:val="00C64A8A"/>
    <w:rsid w:val="00C65212"/>
    <w:rsid w:val="00C6548C"/>
    <w:rsid w:val="00C66692"/>
    <w:rsid w:val="00C70DD8"/>
    <w:rsid w:val="00C71EFF"/>
    <w:rsid w:val="00C72854"/>
    <w:rsid w:val="00C73EAA"/>
    <w:rsid w:val="00C743A3"/>
    <w:rsid w:val="00C74CB5"/>
    <w:rsid w:val="00C75187"/>
    <w:rsid w:val="00C75651"/>
    <w:rsid w:val="00C82320"/>
    <w:rsid w:val="00C825AB"/>
    <w:rsid w:val="00C83C0D"/>
    <w:rsid w:val="00C83DC1"/>
    <w:rsid w:val="00C85396"/>
    <w:rsid w:val="00C85BA8"/>
    <w:rsid w:val="00C90F28"/>
    <w:rsid w:val="00C9153E"/>
    <w:rsid w:val="00C92C86"/>
    <w:rsid w:val="00C951FB"/>
    <w:rsid w:val="00C957BB"/>
    <w:rsid w:val="00C95AD3"/>
    <w:rsid w:val="00C9692E"/>
    <w:rsid w:val="00C97266"/>
    <w:rsid w:val="00CA0A78"/>
    <w:rsid w:val="00CA2032"/>
    <w:rsid w:val="00CA232C"/>
    <w:rsid w:val="00CA28D2"/>
    <w:rsid w:val="00CA3705"/>
    <w:rsid w:val="00CA3A2C"/>
    <w:rsid w:val="00CA3F4F"/>
    <w:rsid w:val="00CA5601"/>
    <w:rsid w:val="00CA692B"/>
    <w:rsid w:val="00CA6E4A"/>
    <w:rsid w:val="00CA6EFB"/>
    <w:rsid w:val="00CA7C83"/>
    <w:rsid w:val="00CB0F3E"/>
    <w:rsid w:val="00CB1658"/>
    <w:rsid w:val="00CB1DA2"/>
    <w:rsid w:val="00CB3253"/>
    <w:rsid w:val="00CB38C5"/>
    <w:rsid w:val="00CB4337"/>
    <w:rsid w:val="00CB4D3D"/>
    <w:rsid w:val="00CB6D16"/>
    <w:rsid w:val="00CC123B"/>
    <w:rsid w:val="00CC3CB7"/>
    <w:rsid w:val="00CC4633"/>
    <w:rsid w:val="00CC4E0D"/>
    <w:rsid w:val="00CC5E50"/>
    <w:rsid w:val="00CC7E9E"/>
    <w:rsid w:val="00CD00DD"/>
    <w:rsid w:val="00CD129D"/>
    <w:rsid w:val="00CD17B8"/>
    <w:rsid w:val="00CD3090"/>
    <w:rsid w:val="00CD344B"/>
    <w:rsid w:val="00CD6396"/>
    <w:rsid w:val="00CD645D"/>
    <w:rsid w:val="00CD646D"/>
    <w:rsid w:val="00CE153B"/>
    <w:rsid w:val="00CE574C"/>
    <w:rsid w:val="00CE5F80"/>
    <w:rsid w:val="00CE6617"/>
    <w:rsid w:val="00CE67EA"/>
    <w:rsid w:val="00CE6855"/>
    <w:rsid w:val="00CE7A40"/>
    <w:rsid w:val="00CF00D9"/>
    <w:rsid w:val="00CF1C14"/>
    <w:rsid w:val="00CF2C0D"/>
    <w:rsid w:val="00CF2D9B"/>
    <w:rsid w:val="00CF470E"/>
    <w:rsid w:val="00CF64D1"/>
    <w:rsid w:val="00CF6BAD"/>
    <w:rsid w:val="00D01275"/>
    <w:rsid w:val="00D02DD5"/>
    <w:rsid w:val="00D04F7C"/>
    <w:rsid w:val="00D106D8"/>
    <w:rsid w:val="00D1089E"/>
    <w:rsid w:val="00D20130"/>
    <w:rsid w:val="00D221F8"/>
    <w:rsid w:val="00D234CD"/>
    <w:rsid w:val="00D24382"/>
    <w:rsid w:val="00D26131"/>
    <w:rsid w:val="00D273CE"/>
    <w:rsid w:val="00D306CE"/>
    <w:rsid w:val="00D31153"/>
    <w:rsid w:val="00D315E7"/>
    <w:rsid w:val="00D34BF4"/>
    <w:rsid w:val="00D3662C"/>
    <w:rsid w:val="00D40544"/>
    <w:rsid w:val="00D41350"/>
    <w:rsid w:val="00D428E3"/>
    <w:rsid w:val="00D42F0C"/>
    <w:rsid w:val="00D42F2D"/>
    <w:rsid w:val="00D45DED"/>
    <w:rsid w:val="00D4694B"/>
    <w:rsid w:val="00D474DF"/>
    <w:rsid w:val="00D47B32"/>
    <w:rsid w:val="00D51937"/>
    <w:rsid w:val="00D543FA"/>
    <w:rsid w:val="00D55602"/>
    <w:rsid w:val="00D5565E"/>
    <w:rsid w:val="00D564F7"/>
    <w:rsid w:val="00D5674D"/>
    <w:rsid w:val="00D60048"/>
    <w:rsid w:val="00D60C32"/>
    <w:rsid w:val="00D61DCC"/>
    <w:rsid w:val="00D62002"/>
    <w:rsid w:val="00D63B64"/>
    <w:rsid w:val="00D65EEE"/>
    <w:rsid w:val="00D66130"/>
    <w:rsid w:val="00D66B7D"/>
    <w:rsid w:val="00D67F4A"/>
    <w:rsid w:val="00D70C15"/>
    <w:rsid w:val="00D7112D"/>
    <w:rsid w:val="00D72332"/>
    <w:rsid w:val="00D80DDD"/>
    <w:rsid w:val="00D81BAA"/>
    <w:rsid w:val="00D82024"/>
    <w:rsid w:val="00D82633"/>
    <w:rsid w:val="00D847C8"/>
    <w:rsid w:val="00D8547B"/>
    <w:rsid w:val="00D86D47"/>
    <w:rsid w:val="00D90972"/>
    <w:rsid w:val="00D96575"/>
    <w:rsid w:val="00D96E1C"/>
    <w:rsid w:val="00DA0D57"/>
    <w:rsid w:val="00DA6259"/>
    <w:rsid w:val="00DB0202"/>
    <w:rsid w:val="00DB0B1F"/>
    <w:rsid w:val="00DB13FB"/>
    <w:rsid w:val="00DB2F4A"/>
    <w:rsid w:val="00DB772B"/>
    <w:rsid w:val="00DB7A04"/>
    <w:rsid w:val="00DC0888"/>
    <w:rsid w:val="00DC37C5"/>
    <w:rsid w:val="00DC4230"/>
    <w:rsid w:val="00DC4ECB"/>
    <w:rsid w:val="00DC51C5"/>
    <w:rsid w:val="00DC68E7"/>
    <w:rsid w:val="00DC6C8A"/>
    <w:rsid w:val="00DC6D80"/>
    <w:rsid w:val="00DD0237"/>
    <w:rsid w:val="00DD2AC3"/>
    <w:rsid w:val="00DD547E"/>
    <w:rsid w:val="00DE3394"/>
    <w:rsid w:val="00DE5B9D"/>
    <w:rsid w:val="00DE634F"/>
    <w:rsid w:val="00DF0215"/>
    <w:rsid w:val="00DF1592"/>
    <w:rsid w:val="00DF35BF"/>
    <w:rsid w:val="00DF4EC6"/>
    <w:rsid w:val="00DF6FA0"/>
    <w:rsid w:val="00DF74BC"/>
    <w:rsid w:val="00E00076"/>
    <w:rsid w:val="00E00893"/>
    <w:rsid w:val="00E0133C"/>
    <w:rsid w:val="00E016E6"/>
    <w:rsid w:val="00E0231D"/>
    <w:rsid w:val="00E02A7D"/>
    <w:rsid w:val="00E05A26"/>
    <w:rsid w:val="00E079FA"/>
    <w:rsid w:val="00E11086"/>
    <w:rsid w:val="00E12851"/>
    <w:rsid w:val="00E13824"/>
    <w:rsid w:val="00E13A6D"/>
    <w:rsid w:val="00E14564"/>
    <w:rsid w:val="00E16B5A"/>
    <w:rsid w:val="00E16CBD"/>
    <w:rsid w:val="00E20172"/>
    <w:rsid w:val="00E20832"/>
    <w:rsid w:val="00E211D2"/>
    <w:rsid w:val="00E216BE"/>
    <w:rsid w:val="00E218AA"/>
    <w:rsid w:val="00E24357"/>
    <w:rsid w:val="00E24B80"/>
    <w:rsid w:val="00E24ECA"/>
    <w:rsid w:val="00E26553"/>
    <w:rsid w:val="00E2694F"/>
    <w:rsid w:val="00E30BE7"/>
    <w:rsid w:val="00E319B4"/>
    <w:rsid w:val="00E3474C"/>
    <w:rsid w:val="00E36504"/>
    <w:rsid w:val="00E37C30"/>
    <w:rsid w:val="00E41FCB"/>
    <w:rsid w:val="00E42107"/>
    <w:rsid w:val="00E43E61"/>
    <w:rsid w:val="00E44C4A"/>
    <w:rsid w:val="00E47015"/>
    <w:rsid w:val="00E47567"/>
    <w:rsid w:val="00E514EC"/>
    <w:rsid w:val="00E52CAD"/>
    <w:rsid w:val="00E5420D"/>
    <w:rsid w:val="00E549D7"/>
    <w:rsid w:val="00E55383"/>
    <w:rsid w:val="00E55937"/>
    <w:rsid w:val="00E56354"/>
    <w:rsid w:val="00E57017"/>
    <w:rsid w:val="00E62817"/>
    <w:rsid w:val="00E6426C"/>
    <w:rsid w:val="00E64539"/>
    <w:rsid w:val="00E65992"/>
    <w:rsid w:val="00E679B5"/>
    <w:rsid w:val="00E72474"/>
    <w:rsid w:val="00E72BB3"/>
    <w:rsid w:val="00E76ED2"/>
    <w:rsid w:val="00E8043E"/>
    <w:rsid w:val="00E81ACF"/>
    <w:rsid w:val="00E83425"/>
    <w:rsid w:val="00E851DF"/>
    <w:rsid w:val="00E92104"/>
    <w:rsid w:val="00E9296F"/>
    <w:rsid w:val="00E93236"/>
    <w:rsid w:val="00E937EE"/>
    <w:rsid w:val="00E93FE2"/>
    <w:rsid w:val="00E94BF7"/>
    <w:rsid w:val="00E95D5A"/>
    <w:rsid w:val="00E971E3"/>
    <w:rsid w:val="00EA317F"/>
    <w:rsid w:val="00EA4488"/>
    <w:rsid w:val="00EA4ED4"/>
    <w:rsid w:val="00EA65E9"/>
    <w:rsid w:val="00EA6BC8"/>
    <w:rsid w:val="00EB1063"/>
    <w:rsid w:val="00EB10C4"/>
    <w:rsid w:val="00EB2D7D"/>
    <w:rsid w:val="00EB544A"/>
    <w:rsid w:val="00EB560C"/>
    <w:rsid w:val="00EB735B"/>
    <w:rsid w:val="00EC0E55"/>
    <w:rsid w:val="00EC1EC9"/>
    <w:rsid w:val="00EC591C"/>
    <w:rsid w:val="00EC6402"/>
    <w:rsid w:val="00ED3959"/>
    <w:rsid w:val="00ED3D78"/>
    <w:rsid w:val="00ED3EC9"/>
    <w:rsid w:val="00ED4C55"/>
    <w:rsid w:val="00ED4CBE"/>
    <w:rsid w:val="00ED5025"/>
    <w:rsid w:val="00ED5D88"/>
    <w:rsid w:val="00ED71DC"/>
    <w:rsid w:val="00ED7DD8"/>
    <w:rsid w:val="00EE0B23"/>
    <w:rsid w:val="00EE37A7"/>
    <w:rsid w:val="00EE40C9"/>
    <w:rsid w:val="00EE57BF"/>
    <w:rsid w:val="00EE692C"/>
    <w:rsid w:val="00EF0572"/>
    <w:rsid w:val="00EF071B"/>
    <w:rsid w:val="00EF077A"/>
    <w:rsid w:val="00EF21D4"/>
    <w:rsid w:val="00EF41A9"/>
    <w:rsid w:val="00EF5D1A"/>
    <w:rsid w:val="00F01C2C"/>
    <w:rsid w:val="00F02D4D"/>
    <w:rsid w:val="00F104B0"/>
    <w:rsid w:val="00F107D4"/>
    <w:rsid w:val="00F11501"/>
    <w:rsid w:val="00F1315B"/>
    <w:rsid w:val="00F1459E"/>
    <w:rsid w:val="00F15731"/>
    <w:rsid w:val="00F15A4E"/>
    <w:rsid w:val="00F167B6"/>
    <w:rsid w:val="00F17385"/>
    <w:rsid w:val="00F20F21"/>
    <w:rsid w:val="00F2491E"/>
    <w:rsid w:val="00F24A48"/>
    <w:rsid w:val="00F24F20"/>
    <w:rsid w:val="00F25B84"/>
    <w:rsid w:val="00F2693A"/>
    <w:rsid w:val="00F2766D"/>
    <w:rsid w:val="00F27CC0"/>
    <w:rsid w:val="00F32EEA"/>
    <w:rsid w:val="00F43B5E"/>
    <w:rsid w:val="00F4799D"/>
    <w:rsid w:val="00F50C43"/>
    <w:rsid w:val="00F52149"/>
    <w:rsid w:val="00F521B6"/>
    <w:rsid w:val="00F52B2B"/>
    <w:rsid w:val="00F530BB"/>
    <w:rsid w:val="00F53D46"/>
    <w:rsid w:val="00F53F42"/>
    <w:rsid w:val="00F55470"/>
    <w:rsid w:val="00F5791E"/>
    <w:rsid w:val="00F6096B"/>
    <w:rsid w:val="00F60E13"/>
    <w:rsid w:val="00F61DFA"/>
    <w:rsid w:val="00F627D6"/>
    <w:rsid w:val="00F62F4B"/>
    <w:rsid w:val="00F64D01"/>
    <w:rsid w:val="00F65D1D"/>
    <w:rsid w:val="00F6656E"/>
    <w:rsid w:val="00F67EDB"/>
    <w:rsid w:val="00F72D24"/>
    <w:rsid w:val="00F73393"/>
    <w:rsid w:val="00F756B4"/>
    <w:rsid w:val="00F773FF"/>
    <w:rsid w:val="00F80EA5"/>
    <w:rsid w:val="00F83BA0"/>
    <w:rsid w:val="00F85328"/>
    <w:rsid w:val="00F870E3"/>
    <w:rsid w:val="00F90B94"/>
    <w:rsid w:val="00F90C81"/>
    <w:rsid w:val="00F91ADC"/>
    <w:rsid w:val="00F921BB"/>
    <w:rsid w:val="00F92FD8"/>
    <w:rsid w:val="00F939ED"/>
    <w:rsid w:val="00F961CC"/>
    <w:rsid w:val="00F96475"/>
    <w:rsid w:val="00FA04F6"/>
    <w:rsid w:val="00FA0AD5"/>
    <w:rsid w:val="00FA5061"/>
    <w:rsid w:val="00FA64B5"/>
    <w:rsid w:val="00FA7015"/>
    <w:rsid w:val="00FA7861"/>
    <w:rsid w:val="00FA78E3"/>
    <w:rsid w:val="00FB0BA7"/>
    <w:rsid w:val="00FB1C22"/>
    <w:rsid w:val="00FB2394"/>
    <w:rsid w:val="00FB24E7"/>
    <w:rsid w:val="00FB5D92"/>
    <w:rsid w:val="00FB6D28"/>
    <w:rsid w:val="00FC2BEE"/>
    <w:rsid w:val="00FC362E"/>
    <w:rsid w:val="00FC3B08"/>
    <w:rsid w:val="00FC4AEF"/>
    <w:rsid w:val="00FC551F"/>
    <w:rsid w:val="00FC64D3"/>
    <w:rsid w:val="00FC6B10"/>
    <w:rsid w:val="00FC7555"/>
    <w:rsid w:val="00FD2422"/>
    <w:rsid w:val="00FD3F31"/>
    <w:rsid w:val="00FD6088"/>
    <w:rsid w:val="00FD79C0"/>
    <w:rsid w:val="00FE002A"/>
    <w:rsid w:val="00FE24D6"/>
    <w:rsid w:val="00FE3AFA"/>
    <w:rsid w:val="00FE5E67"/>
    <w:rsid w:val="00FE754E"/>
    <w:rsid w:val="00FF028E"/>
    <w:rsid w:val="00FF0624"/>
    <w:rsid w:val="00FF35B0"/>
    <w:rsid w:val="00FF39E0"/>
    <w:rsid w:val="00FF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6D5DB"/>
  <w15:chartTrackingRefBased/>
  <w15:docId w15:val="{F7C4F688-6AE7-CD46-8043-EDED73D4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6F6"/>
    <w:pPr>
      <w:spacing w:after="200" w:line="276" w:lineRule="auto"/>
    </w:pPr>
    <w:rPr>
      <w:sz w:val="22"/>
      <w:szCs w:val="22"/>
      <w:lang w:val="es-PA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A94"/>
    <w:pPr>
      <w:keepNext/>
      <w:spacing w:before="240" w:after="60"/>
      <w:outlineLvl w:val="2"/>
    </w:pPr>
    <w:rPr>
      <w:rFonts w:ascii="Aptos Display" w:eastAsia="Times New Roman" w:hAnsi="Aptos Display"/>
      <w:b/>
      <w:bCs/>
      <w:sz w:val="26"/>
      <w:szCs w:val="2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0A0"/>
    <w:pPr>
      <w:keepNext/>
      <w:keepLines/>
      <w:spacing w:after="0" w:line="278" w:lineRule="auto"/>
      <w:outlineLvl w:val="8"/>
    </w:pPr>
    <w:rPr>
      <w:rFonts w:ascii="Aptos" w:eastAsia="DengXian Light" w:hAnsi="Aptos"/>
      <w:color w:val="272727"/>
      <w:kern w:val="2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842046"/>
    <w:pPr>
      <w:spacing w:after="120" w:line="240" w:lineRule="auto"/>
      <w:ind w:left="340" w:hanging="227"/>
      <w:jc w:val="both"/>
    </w:pPr>
    <w:rPr>
      <w:rFonts w:eastAsia="Times New Roman"/>
      <w:lang w:val="es-CR" w:eastAsia="es-PA"/>
    </w:rPr>
  </w:style>
  <w:style w:type="character" w:customStyle="1" w:styleId="TextoindependienteCar">
    <w:name w:val="Texto independiente Car"/>
    <w:link w:val="Textoindependiente"/>
    <w:uiPriority w:val="99"/>
    <w:rsid w:val="00842046"/>
    <w:rPr>
      <w:rFonts w:ascii="Calibri" w:eastAsia="Times New Roman" w:hAnsi="Calibri" w:cs="Times New Roman"/>
      <w:lang w:val="es-CR" w:eastAsia="es-PA"/>
    </w:rPr>
  </w:style>
  <w:style w:type="paragraph" w:styleId="Encabezado">
    <w:name w:val="header"/>
    <w:basedOn w:val="Normal"/>
    <w:link w:val="EncabezadoCar"/>
    <w:unhideWhenUsed/>
    <w:rsid w:val="008420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42046"/>
  </w:style>
  <w:style w:type="paragraph" w:styleId="Piedepgina">
    <w:name w:val="footer"/>
    <w:basedOn w:val="Normal"/>
    <w:link w:val="PiedepginaCar"/>
    <w:uiPriority w:val="99"/>
    <w:unhideWhenUsed/>
    <w:rsid w:val="008420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046"/>
  </w:style>
  <w:style w:type="paragraph" w:styleId="Textoindependiente2">
    <w:name w:val="Body Text 2"/>
    <w:basedOn w:val="Normal"/>
    <w:link w:val="Textoindependiente2Car"/>
    <w:uiPriority w:val="99"/>
    <w:unhideWhenUsed/>
    <w:rsid w:val="00F167B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F167B6"/>
  </w:style>
  <w:style w:type="paragraph" w:styleId="Prrafodelista">
    <w:name w:val="List Paragraph"/>
    <w:aliases w:val="indice 1,Párrafo de lista5,Párrafo de lista6,Cuadrícula media 1 - Énfasis 21,Bullets,References,body bullets,Numbered List Paragraph,List Paragraph (numbered (a)),List Paragraph nowy,Liste 1,WB List Paragraph,Ha,Dot pt,N°"/>
    <w:basedOn w:val="Normal"/>
    <w:link w:val="PrrafodelistaCar"/>
    <w:uiPriority w:val="1"/>
    <w:qFormat/>
    <w:rsid w:val="00F167B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es-PA"/>
    </w:rPr>
  </w:style>
  <w:style w:type="character" w:styleId="Refdecomentario">
    <w:name w:val="annotation reference"/>
    <w:uiPriority w:val="99"/>
    <w:semiHidden/>
    <w:unhideWhenUsed/>
    <w:rsid w:val="001550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55017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s-PA"/>
    </w:rPr>
  </w:style>
  <w:style w:type="character" w:customStyle="1" w:styleId="TextocomentarioCar">
    <w:name w:val="Texto comentario Car"/>
    <w:link w:val="Textocomentario"/>
    <w:uiPriority w:val="99"/>
    <w:rsid w:val="00155017"/>
    <w:rPr>
      <w:rFonts w:ascii="Times New Roman" w:eastAsia="Times New Roman" w:hAnsi="Times New Roman" w:cs="Times New Roman"/>
      <w:sz w:val="20"/>
      <w:szCs w:val="20"/>
      <w:lang w:eastAsia="es-P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5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5501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C36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A"/>
    </w:rPr>
  </w:style>
  <w:style w:type="character" w:styleId="Hipervnculo">
    <w:name w:val="Hyperlink"/>
    <w:uiPriority w:val="99"/>
    <w:unhideWhenUsed/>
    <w:rsid w:val="005C36CE"/>
    <w:rPr>
      <w:strike w:val="0"/>
      <w:dstrike w:val="0"/>
      <w:color w:val="0000FF"/>
      <w:u w:val="none"/>
      <w:effect w:val="none"/>
    </w:rPr>
  </w:style>
  <w:style w:type="character" w:styleId="Fuerte">
    <w:name w:val="Strong"/>
    <w:uiPriority w:val="22"/>
    <w:qFormat/>
    <w:rsid w:val="00CE6855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D72332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link w:val="Ttulo"/>
    <w:uiPriority w:val="10"/>
    <w:rsid w:val="00D72332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44A3"/>
    <w:pPr>
      <w:spacing w:after="200" w:line="276" w:lineRule="auto"/>
    </w:pPr>
    <w:rPr>
      <w:rFonts w:ascii="Calibri" w:eastAsia="Calibri" w:hAnsi="Calibri"/>
      <w:b/>
      <w:bCs/>
      <w:lang w:eastAsia="en-US"/>
    </w:rPr>
  </w:style>
  <w:style w:type="character" w:customStyle="1" w:styleId="AsuntodelcomentarioCar">
    <w:name w:val="Asunto del comentario Car"/>
    <w:link w:val="Asuntodelcomentario"/>
    <w:uiPriority w:val="99"/>
    <w:semiHidden/>
    <w:rsid w:val="001B44A3"/>
    <w:rPr>
      <w:rFonts w:ascii="Times New Roman" w:eastAsia="Times New Roman" w:hAnsi="Times New Roman" w:cs="Times New Roman"/>
      <w:b/>
      <w:bCs/>
      <w:sz w:val="20"/>
      <w:szCs w:val="20"/>
      <w:lang w:val="es-PA" w:eastAsia="en-US"/>
    </w:rPr>
  </w:style>
  <w:style w:type="paragraph" w:styleId="Revisin">
    <w:name w:val="Revision"/>
    <w:hidden/>
    <w:uiPriority w:val="99"/>
    <w:semiHidden/>
    <w:rsid w:val="00F90B94"/>
    <w:rPr>
      <w:sz w:val="22"/>
      <w:szCs w:val="22"/>
      <w:lang w:val="es-PA" w:eastAsia="en-U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A5A05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BA5A05"/>
    <w:rPr>
      <w:sz w:val="16"/>
      <w:szCs w:val="16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458F9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9458F9"/>
    <w:rPr>
      <w:lang w:eastAsia="en-US"/>
    </w:rPr>
  </w:style>
  <w:style w:type="character" w:styleId="Refdenotaalpie">
    <w:name w:val="footnote reference"/>
    <w:uiPriority w:val="99"/>
    <w:semiHidden/>
    <w:unhideWhenUsed/>
    <w:rsid w:val="009458F9"/>
    <w:rPr>
      <w:vertAlign w:val="superscript"/>
    </w:rPr>
  </w:style>
  <w:style w:type="paragraph" w:customStyle="1" w:styleId="Default">
    <w:name w:val="Default"/>
    <w:rsid w:val="009B45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PA" w:eastAsia="es-PA"/>
    </w:rPr>
  </w:style>
  <w:style w:type="character" w:customStyle="1" w:styleId="PrrafodelistaCar">
    <w:name w:val="Párrafo de lista Car"/>
    <w:aliases w:val="indice 1 Car,Párrafo de lista5 Car,Párrafo de lista6 Car,Cuadrícula media 1 - Énfasis 21 Car,Bullets Car,References Car,body bullets Car,Numbered List Paragraph Car,List Paragraph (numbered (a)) Car,List Paragraph nowy Car,Ha Car"/>
    <w:link w:val="Prrafodelista"/>
    <w:uiPriority w:val="34"/>
    <w:qFormat/>
    <w:rsid w:val="007A2533"/>
    <w:rPr>
      <w:rFonts w:ascii="Times New Roman" w:eastAsia="Times New Roman" w:hAnsi="Times New Roman"/>
    </w:rPr>
  </w:style>
  <w:style w:type="character" w:styleId="Mencinsinresolver">
    <w:name w:val="Unresolved Mention"/>
    <w:uiPriority w:val="99"/>
    <w:semiHidden/>
    <w:unhideWhenUsed/>
    <w:rsid w:val="00F52B2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035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A"/>
    </w:rPr>
  </w:style>
  <w:style w:type="character" w:customStyle="1" w:styleId="normaltextrun">
    <w:name w:val="normaltextrun"/>
    <w:basedOn w:val="Fuentedeprrafopredeter"/>
    <w:rsid w:val="00303539"/>
  </w:style>
  <w:style w:type="character" w:customStyle="1" w:styleId="eop">
    <w:name w:val="eop"/>
    <w:basedOn w:val="Fuentedeprrafopredeter"/>
    <w:rsid w:val="00303539"/>
  </w:style>
  <w:style w:type="character" w:customStyle="1" w:styleId="Ttulo9Car">
    <w:name w:val="Título 9 Car"/>
    <w:link w:val="Ttulo9"/>
    <w:uiPriority w:val="9"/>
    <w:semiHidden/>
    <w:rsid w:val="00B560A0"/>
    <w:rPr>
      <w:rFonts w:ascii="Aptos" w:eastAsia="DengXian Light" w:hAnsi="Aptos"/>
      <w:color w:val="272727"/>
      <w:kern w:val="2"/>
      <w:sz w:val="24"/>
      <w:szCs w:val="24"/>
      <w:lang w:eastAsia="en-US"/>
    </w:rPr>
  </w:style>
  <w:style w:type="character" w:styleId="Hipervnculovisitado">
    <w:name w:val="FollowedHyperlink"/>
    <w:uiPriority w:val="99"/>
    <w:semiHidden/>
    <w:unhideWhenUsed/>
    <w:rsid w:val="0039466C"/>
    <w:rPr>
      <w:color w:val="954F72"/>
      <w:u w:val="single"/>
    </w:rPr>
  </w:style>
  <w:style w:type="character" w:customStyle="1" w:styleId="Ttulo3Car">
    <w:name w:val="Título 3 Car"/>
    <w:link w:val="Ttulo3"/>
    <w:uiPriority w:val="9"/>
    <w:semiHidden/>
    <w:rsid w:val="00875A94"/>
    <w:rPr>
      <w:rFonts w:ascii="Aptos Display" w:eastAsia="Times New Roman" w:hAnsi="Aptos Display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  <w:divsChild>
                <w:div w:id="10926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5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1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44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30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1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52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37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457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452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225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0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1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74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34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77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442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772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445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037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346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816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390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185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90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778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412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772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50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39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247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682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453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85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64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859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214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4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9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1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1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0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9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6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38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026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619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2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23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855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304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98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4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hyperlink" Target="https://naturapanama.org/wp-content/uploads/2025/03/D-Politica-Prevencion-Corrupcion-Lavado-Activos-y-Terrorismo_FN_V03.pdf" TargetMode="Externa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hyperlink" Target="mailto:XXXXXXX@gmail.com" TargetMode="Externa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yperlink" Target="mailto:XXXXX@naturapanama.org" TargetMode="External" /><Relationship Id="rId5" Type="http://schemas.openxmlformats.org/officeDocument/2006/relationships/styles" Target="styles.xml" /><Relationship Id="rId15" Type="http://schemas.openxmlformats.org/officeDocument/2006/relationships/header" Target="header1.xml" /><Relationship Id="rId10" Type="http://schemas.openxmlformats.org/officeDocument/2006/relationships/hyperlink" Target="mailto:XXXXX@naturapanama.org" TargetMode="Externa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hyperlink" Target="https://naturapanama.org/wp-content/uploads/2023/05/Codigo-Etica_FN_2014_VF-1.pdf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F2F07D3699064F881C5E3E067B9AAC" ma:contentTypeVersion="18" ma:contentTypeDescription="Crear nuevo documento." ma:contentTypeScope="" ma:versionID="7400e905083417b7572df1b86ef19e25">
  <xsd:schema xmlns:xsd="http://www.w3.org/2001/XMLSchema" xmlns:xs="http://www.w3.org/2001/XMLSchema" xmlns:p="http://schemas.microsoft.com/office/2006/metadata/properties" xmlns:ns2="0ad1dd03-8936-495e-9e86-6bb539cfe2dc" xmlns:ns3="a1319da4-105e-475b-8f3b-043e61e80626" targetNamespace="http://schemas.microsoft.com/office/2006/metadata/properties" ma:root="true" ma:fieldsID="f99ea857391e71093c8fa73244dba302" ns2:_="" ns3:_="">
    <xsd:import namespace="0ad1dd03-8936-495e-9e86-6bb539cfe2dc"/>
    <xsd:import namespace="a1319da4-105e-475b-8f3b-043e61e8062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x0031_" minOccurs="0"/>
                <xsd:element ref="ns3:MediaServiceLocation" minOccurs="0"/>
                <xsd:element ref="ns3:MediaLengthInSeconds" minOccurs="0"/>
                <xsd:element ref="ns3:MediaServiceBillingMetadata" minOccurs="0"/>
                <xsd:element ref="ns3:Filtr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1dd03-8936-495e-9e86-6bb539cfe2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d64bd7a-139e-484f-987e-51bcab0a90ce}" ma:internalName="TaxCatchAll" ma:showField="CatchAllData" ma:web="0ad1dd03-8936-495e-9e86-6bb539cfe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19da4-105e-475b-8f3b-043e61e806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b24fa240-2988-4b46-b7f6-21b0e5387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x0031_" ma:index="21" nillable="true" ma:displayName="1" ma:format="Dropdown" ma:internalName="_x0031_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Filtro" ma:index="25" nillable="true" ma:displayName="Filtro" ma:description="Busqueda rapida de Proveedor" ma:format="Dropdown" ma:list="a1319da4-105e-475b-8f3b-043e61e80626" ma:internalName="Filtro" ma:showField="Title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A2E719-7C55-48FA-A77C-C3C01F5FC9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7422F866-F156-4AE1-8CF3-E2DEA0887A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3CD429-E77B-4322-9165-6D660FB7F00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ad1dd03-8936-495e-9e86-6bb539cfe2dc"/>
    <ds:schemaRef ds:uri="a1319da4-105e-475b-8f3b-043e61e806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7439</Words>
  <Characters>40920</Characters>
  <Application>Microsoft Office Word</Application>
  <DocSecurity>0</DocSecurity>
  <Lines>341</Lines>
  <Paragraphs>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48263</CharactersWithSpaces>
  <SharedDoc>false</SharedDoc>
  <HLinks>
    <vt:vector size="36" baseType="variant">
      <vt:variant>
        <vt:i4>4784227</vt:i4>
      </vt:variant>
      <vt:variant>
        <vt:i4>15</vt:i4>
      </vt:variant>
      <vt:variant>
        <vt:i4>0</vt:i4>
      </vt:variant>
      <vt:variant>
        <vt:i4>5</vt:i4>
      </vt:variant>
      <vt:variant>
        <vt:lpwstr>https://naturapanama.org/wp-content/uploads/2023/05/FN_Pol_Salvag-Amb_Soc_VF_2015.pdf</vt:lpwstr>
      </vt:variant>
      <vt:variant>
        <vt:lpwstr/>
      </vt:variant>
      <vt:variant>
        <vt:i4>7143493</vt:i4>
      </vt:variant>
      <vt:variant>
        <vt:i4>12</vt:i4>
      </vt:variant>
      <vt:variant>
        <vt:i4>0</vt:i4>
      </vt:variant>
      <vt:variant>
        <vt:i4>5</vt:i4>
      </vt:variant>
      <vt:variant>
        <vt:lpwstr>https://naturapanama.org/wp-content/uploads/2023/05/Codigo-Etica_FN_2014_VF-1.pdf</vt:lpwstr>
      </vt:variant>
      <vt:variant>
        <vt:lpwstr/>
      </vt:variant>
      <vt:variant>
        <vt:i4>5701718</vt:i4>
      </vt:variant>
      <vt:variant>
        <vt:i4>9</vt:i4>
      </vt:variant>
      <vt:variant>
        <vt:i4>0</vt:i4>
      </vt:variant>
      <vt:variant>
        <vt:i4>5</vt:i4>
      </vt:variant>
      <vt:variant>
        <vt:lpwstr>https://naturapanama.org/wp-content/uploads/2025/03/D-Politica-Prevencion-Corrupcion-Lavado-Activos-y-Terrorismo_FN_V03.pdf</vt:lpwstr>
      </vt:variant>
      <vt:variant>
        <vt:lpwstr/>
      </vt:variant>
      <vt:variant>
        <vt:i4>393271</vt:i4>
      </vt:variant>
      <vt:variant>
        <vt:i4>6</vt:i4>
      </vt:variant>
      <vt:variant>
        <vt:i4>0</vt:i4>
      </vt:variant>
      <vt:variant>
        <vt:i4>5</vt:i4>
      </vt:variant>
      <vt:variant>
        <vt:lpwstr>mailto:XXXXXXX@gmail.com</vt:lpwstr>
      </vt:variant>
      <vt:variant>
        <vt:lpwstr/>
      </vt:variant>
      <vt:variant>
        <vt:i4>6094961</vt:i4>
      </vt:variant>
      <vt:variant>
        <vt:i4>3</vt:i4>
      </vt:variant>
      <vt:variant>
        <vt:i4>0</vt:i4>
      </vt:variant>
      <vt:variant>
        <vt:i4>5</vt:i4>
      </vt:variant>
      <vt:variant>
        <vt:lpwstr>mailto:XXXXX@naturapanama.org</vt:lpwstr>
      </vt:variant>
      <vt:variant>
        <vt:lpwstr/>
      </vt:variant>
      <vt:variant>
        <vt:i4>6094961</vt:i4>
      </vt:variant>
      <vt:variant>
        <vt:i4>0</vt:i4>
      </vt:variant>
      <vt:variant>
        <vt:i4>0</vt:i4>
      </vt:variant>
      <vt:variant>
        <vt:i4>5</vt:i4>
      </vt:variant>
      <vt:variant>
        <vt:lpwstr>mailto:XXXXX@naturapanama.org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</dc:creator>
  <cp:keywords/>
  <cp:lastModifiedBy>Andrey gutierrez</cp:lastModifiedBy>
  <cp:revision>2</cp:revision>
  <cp:lastPrinted>2026-07-23T17:42:00Z</cp:lastPrinted>
  <dcterms:created xsi:type="dcterms:W3CDTF">2026-08-25T18:39:00Z</dcterms:created>
  <dcterms:modified xsi:type="dcterms:W3CDTF">2026-08-25T18:39:00Z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1">
    <vt:lpwstr/>
  </property>
  <property fmtid="{D5CDD505-2E9C-101B-9397-08002B2CF9AE}" pid="3" name="Filtro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</Properties>
</file>